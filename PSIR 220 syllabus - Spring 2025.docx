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EASTERN MEDITERRANEAN UNIVERSITY</w:t>
      </w:r>
    </w:p>
    <w:p w:rsidR="00000000" w:rsidDel="00000000" w:rsidP="00000000" w:rsidRDefault="00000000" w:rsidRPr="00000000" w14:paraId="0000000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COURSE OUTLINE</w:t>
      </w:r>
    </w:p>
    <w:p w:rsidR="00000000" w:rsidDel="00000000" w:rsidP="00000000" w:rsidRDefault="00000000" w:rsidRPr="00000000" w14:paraId="0000000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SPRING 2025</w:t>
      </w:r>
    </w:p>
    <w:p w:rsidR="00000000" w:rsidDel="00000000" w:rsidP="00000000" w:rsidRDefault="00000000" w:rsidRPr="00000000" w14:paraId="00000005">
      <w:pPr>
        <w:jc w:val="both"/>
        <w:rPr>
          <w:rFonts w:ascii="Arial" w:cs="Arial" w:eastAsia="Arial" w:hAnsi="Arial"/>
          <w:b w:val="1"/>
          <w:sz w:val="20"/>
          <w:szCs w:val="20"/>
        </w:rPr>
      </w:pPr>
      <w:r w:rsidDel="00000000" w:rsidR="00000000" w:rsidRPr="00000000">
        <w:rPr>
          <w:rtl w:val="0"/>
        </w:rPr>
      </w:r>
    </w:p>
    <w:tbl>
      <w:tblPr>
        <w:tblStyle w:val="Table1"/>
        <w:tblW w:w="10064.999999999998" w:type="dxa"/>
        <w:jc w:val="left"/>
        <w:tblInd w:w="-381.0" w:type="dxa"/>
        <w:tblLayout w:type="fixed"/>
        <w:tblLook w:val="0000"/>
      </w:tblPr>
      <w:tblGrid>
        <w:gridCol w:w="2447"/>
        <w:gridCol w:w="575"/>
        <w:gridCol w:w="1016"/>
        <w:gridCol w:w="827"/>
        <w:gridCol w:w="871"/>
        <w:gridCol w:w="688"/>
        <w:gridCol w:w="3641"/>
        <w:tblGridChange w:id="0">
          <w:tblGrid>
            <w:gridCol w:w="2447"/>
            <w:gridCol w:w="575"/>
            <w:gridCol w:w="1016"/>
            <w:gridCol w:w="827"/>
            <w:gridCol w:w="871"/>
            <w:gridCol w:w="688"/>
            <w:gridCol w:w="3641"/>
          </w:tblGrid>
        </w:tblGridChange>
      </w:tblGrid>
      <w:tr>
        <w:trPr>
          <w:cantSplit w:val="0"/>
          <w:tblHeader w:val="0"/>
        </w:trPr>
        <w:tc>
          <w:tcPr>
            <w:gridSpan w:val="2"/>
            <w:vAlign w:val="center"/>
          </w:tcPr>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COURSE CODE</w:t>
            </w:r>
            <w:r w:rsidDel="00000000" w:rsidR="00000000" w:rsidRPr="00000000">
              <w:rPr>
                <w:rtl w:val="0"/>
              </w:rPr>
            </w:r>
          </w:p>
        </w:tc>
        <w:tc>
          <w:tcPr>
            <w:vAlign w:val="center"/>
          </w:tcPr>
          <w:p w:rsidR="00000000" w:rsidDel="00000000" w:rsidP="00000000" w:rsidRDefault="00000000" w:rsidRPr="00000000" w14:paraId="00000008">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PSIR 220</w:t>
            </w:r>
          </w:p>
        </w:tc>
        <w:tc>
          <w:tcPr>
            <w:gridSpan w:val="2"/>
            <w:vAlign w:val="center"/>
          </w:tcPr>
          <w:p w:rsidR="00000000" w:rsidDel="00000000" w:rsidP="00000000" w:rsidRDefault="00000000" w:rsidRPr="00000000" w14:paraId="00000009">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COURSE LEVEL</w:t>
            </w:r>
            <w:r w:rsidDel="00000000" w:rsidR="00000000" w:rsidRPr="00000000">
              <w:rPr>
                <w:rtl w:val="0"/>
              </w:rPr>
            </w:r>
          </w:p>
        </w:tc>
        <w:tc>
          <w:tcPr>
            <w:gridSpan w:val="2"/>
            <w:vAlign w:val="center"/>
          </w:tcPr>
          <w:p w:rsidR="00000000" w:rsidDel="00000000" w:rsidP="00000000" w:rsidRDefault="00000000" w:rsidRPr="00000000" w14:paraId="0000000B">
            <w:pPr>
              <w:rPr>
                <w:rFonts w:ascii="Arial" w:cs="Arial" w:eastAsia="Arial" w:hAnsi="Arial"/>
                <w:i w:val="1"/>
                <w:color w:val="0000ff"/>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Undergraduate (BA)</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COURSE TITLE</w:t>
            </w:r>
            <w:r w:rsidDel="00000000" w:rsidR="00000000" w:rsidRPr="00000000">
              <w:rPr>
                <w:rtl w:val="0"/>
              </w:rPr>
            </w:r>
          </w:p>
        </w:tc>
        <w:tc>
          <w:tcPr>
            <w:gridSpan w:val="5"/>
            <w:vAlign w:val="center"/>
          </w:tcPr>
          <w:p w:rsidR="00000000" w:rsidDel="00000000" w:rsidP="00000000" w:rsidRDefault="00000000" w:rsidRPr="00000000" w14:paraId="0000000F">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Research Design</w:t>
            </w:r>
          </w:p>
        </w:tc>
      </w:tr>
      <w:tr>
        <w:trPr>
          <w:cantSplit w:val="0"/>
          <w:tblHeader w:val="0"/>
        </w:trPr>
        <w:tc>
          <w:tcPr>
            <w:gridSpan w:val="2"/>
            <w:vAlign w:val="center"/>
          </w:tcPr>
          <w:p w:rsidR="00000000" w:rsidDel="00000000" w:rsidP="00000000" w:rsidRDefault="00000000" w:rsidRPr="00000000" w14:paraId="0000001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COURSE TYPE</w:t>
            </w:r>
          </w:p>
        </w:tc>
        <w:tc>
          <w:tcPr>
            <w:gridSpan w:val="5"/>
            <w:vAlign w:val="center"/>
          </w:tcPr>
          <w:p w:rsidR="00000000" w:rsidDel="00000000" w:rsidP="00000000" w:rsidRDefault="00000000" w:rsidRPr="00000000" w14:paraId="00000016">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Area Core</w:t>
            </w:r>
          </w:p>
        </w:tc>
      </w:tr>
      <w:tr>
        <w:trPr>
          <w:cantSplit w:val="0"/>
          <w:tblHeader w:val="0"/>
        </w:trPr>
        <w:tc>
          <w:tcPr>
            <w:gridSpan w:val="2"/>
            <w:vAlign w:val="center"/>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LECTURER(S)</w:t>
            </w:r>
            <w:r w:rsidDel="00000000" w:rsidR="00000000" w:rsidRPr="00000000">
              <w:rPr>
                <w:rtl w:val="0"/>
              </w:rPr>
            </w:r>
          </w:p>
        </w:tc>
        <w:tc>
          <w:tcPr>
            <w:gridSpan w:val="5"/>
            <w:vAlign w:val="center"/>
          </w:tcPr>
          <w:p w:rsidR="00000000" w:rsidDel="00000000" w:rsidP="00000000" w:rsidRDefault="00000000" w:rsidRPr="00000000" w14:paraId="0000001D">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Erol Kaymak</w:t>
            </w:r>
          </w:p>
        </w:tc>
      </w:tr>
      <w:tr>
        <w:trPr>
          <w:cantSplit w:val="0"/>
          <w:tblHeader w:val="0"/>
        </w:trPr>
        <w:tc>
          <w:tcPr>
            <w:gridSpan w:val="2"/>
            <w:vAlign w:val="center"/>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CREDIT VALUE</w:t>
            </w:r>
            <w:r w:rsidDel="00000000" w:rsidR="00000000" w:rsidRPr="00000000">
              <w:rPr>
                <w:rtl w:val="0"/>
              </w:rPr>
            </w:r>
          </w:p>
        </w:tc>
        <w:tc>
          <w:tcPr>
            <w:gridSpan w:val="2"/>
            <w:vAlign w:val="center"/>
          </w:tcPr>
          <w:p w:rsidR="00000000" w:rsidDel="00000000" w:rsidP="00000000" w:rsidRDefault="00000000" w:rsidRPr="00000000" w14:paraId="0000002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3 Credit Hrs.</w:t>
            </w:r>
          </w:p>
        </w:tc>
        <w:tc>
          <w:tcPr>
            <w:gridSpan w:val="2"/>
            <w:vAlign w:val="center"/>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ECTS VALUE</w:t>
            </w:r>
            <w:r w:rsidDel="00000000" w:rsidR="00000000" w:rsidRPr="00000000">
              <w:rPr>
                <w:rtl w:val="0"/>
              </w:rPr>
            </w:r>
          </w:p>
        </w:tc>
        <w:tc>
          <w:tcPr>
            <w:vAlign w:val="center"/>
          </w:tcPr>
          <w:p w:rsidR="00000000" w:rsidDel="00000000" w:rsidP="00000000" w:rsidRDefault="00000000" w:rsidRPr="00000000" w14:paraId="00000028">
            <w:pPr>
              <w:rPr>
                <w:rFonts w:ascii="Arial" w:cs="Arial" w:eastAsia="Arial" w:hAnsi="Arial"/>
                <w:i w:val="1"/>
                <w:color w:val="0000ff"/>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sz w:val="20"/>
                <w:szCs w:val="20"/>
                <w:rtl w:val="0"/>
              </w:rPr>
              <w:t xml:space="preserve">6</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PREREQUISITES</w:t>
            </w:r>
            <w:r w:rsidDel="00000000" w:rsidR="00000000" w:rsidRPr="00000000">
              <w:rPr>
                <w:rtl w:val="0"/>
              </w:rPr>
            </w:r>
          </w:p>
        </w:tc>
        <w:tc>
          <w:tcPr>
            <w:gridSpan w:val="5"/>
            <w:vAlign w:val="center"/>
          </w:tcPr>
          <w:p w:rsidR="00000000" w:rsidDel="00000000" w:rsidP="00000000" w:rsidRDefault="00000000" w:rsidRPr="00000000" w14:paraId="0000002B">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None</w:t>
            </w:r>
          </w:p>
        </w:tc>
      </w:tr>
      <w:tr>
        <w:trPr>
          <w:cantSplit w:val="0"/>
          <w:tblHeader w:val="0"/>
        </w:trPr>
        <w:tc>
          <w:tcPr>
            <w:gridSpan w:val="2"/>
            <w:vAlign w:val="center"/>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COREQUISITES</w:t>
            </w:r>
            <w:r w:rsidDel="00000000" w:rsidR="00000000" w:rsidRPr="00000000">
              <w:rPr>
                <w:rtl w:val="0"/>
              </w:rPr>
            </w:r>
          </w:p>
        </w:tc>
        <w:tc>
          <w:tcPr>
            <w:gridSpan w:val="5"/>
            <w:vAlign w:val="center"/>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None</w:t>
            </w:r>
          </w:p>
        </w:tc>
      </w:tr>
      <w:tr>
        <w:trPr>
          <w:cantSplit w:val="0"/>
          <w:tblHeader w:val="0"/>
        </w:trPr>
        <w:tc>
          <w:tcPr>
            <w:gridSpan w:val="2"/>
            <w:vAlign w:val="cente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DURATION OF COURSE</w:t>
            </w:r>
            <w:r w:rsidDel="00000000" w:rsidR="00000000" w:rsidRPr="00000000">
              <w:rPr>
                <w:rtl w:val="0"/>
              </w:rPr>
            </w:r>
          </w:p>
        </w:tc>
        <w:tc>
          <w:tcPr>
            <w:gridSpan w:val="5"/>
            <w:vAlign w:val="center"/>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i w:val="1"/>
                <w:sz w:val="20"/>
                <w:szCs w:val="20"/>
                <w:rtl w:val="0"/>
              </w:rPr>
              <w:t xml:space="preserve">One semester</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3E">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WEB LINKs</w:t>
            </w:r>
          </w:p>
          <w:p w:rsidR="00000000" w:rsidDel="00000000" w:rsidP="00000000" w:rsidRDefault="00000000" w:rsidRPr="00000000" w14:paraId="00000042">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Moodle:</w:t>
            </w:r>
          </w:p>
          <w:p w:rsidR="00000000" w:rsidDel="00000000" w:rsidP="00000000" w:rsidRDefault="00000000" w:rsidRPr="00000000" w14:paraId="00000045">
            <w:pPr>
              <w:rPr/>
            </w:pPr>
            <w:r w:rsidDel="00000000" w:rsidR="00000000" w:rsidRPr="00000000">
              <w:rPr>
                <w:rtl w:val="0"/>
              </w:rPr>
              <w:t xml:space="preserve">lmsmoddle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Arial" w:cs="Arial" w:eastAsia="Arial" w:hAnsi="Arial"/>
                <w:b w:val="1"/>
                <w:sz w:val="20"/>
                <w:szCs w:val="20"/>
              </w:rPr>
            </w:pPr>
            <w:r w:rsidDel="00000000" w:rsidR="00000000" w:rsidRPr="00000000">
              <w:rPr>
                <w:rtl w:val="0"/>
              </w:rPr>
            </w:r>
          </w:p>
        </w:tc>
        <w:tc>
          <w:tcPr>
            <w:gridSpan w:val="5"/>
            <w:vAlign w:val="center"/>
          </w:tcPr>
          <w:p w:rsidR="00000000" w:rsidDel="00000000" w:rsidP="00000000" w:rsidRDefault="00000000" w:rsidRPr="00000000" w14:paraId="0000004D">
            <w:pPr>
              <w:rPr>
                <w:rFonts w:ascii="Arial" w:cs="Arial" w:eastAsia="Arial" w:hAnsi="Arial"/>
                <w:i w:val="1"/>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gridSpan w:val="6"/>
            <w:vAlign w:val="center"/>
          </w:tcPr>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Email</w:t>
            </w:r>
          </w:p>
        </w:tc>
        <w:tc>
          <w:tcPr>
            <w:gridSpan w:val="6"/>
            <w:vAlign w:val="center"/>
          </w:tcPr>
          <w:p w:rsidR="00000000" w:rsidDel="00000000" w:rsidP="00000000" w:rsidRDefault="00000000" w:rsidRPr="00000000" w14:paraId="0000005D">
            <w:pPr>
              <w:rPr>
                <w:rFonts w:ascii="Arial" w:cs="Arial" w:eastAsia="Arial" w:hAnsi="Arial"/>
                <w:i w:val="1"/>
                <w:sz w:val="20"/>
                <w:szCs w:val="20"/>
              </w:rPr>
            </w:pPr>
            <w:hyperlink r:id="rId9">
              <w:r w:rsidDel="00000000" w:rsidR="00000000" w:rsidRPr="00000000">
                <w:rPr>
                  <w:rFonts w:ascii="Arial" w:cs="Arial" w:eastAsia="Arial" w:hAnsi="Arial"/>
                  <w:i w:val="1"/>
                  <w:color w:val="0000ff"/>
                  <w:sz w:val="20"/>
                  <w:szCs w:val="20"/>
                  <w:u w:val="single"/>
                  <w:rtl w:val="0"/>
                </w:rPr>
                <w:t xml:space="preserve">erol.kaymak@emu.edu.tr</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Tel: (call Department)</w:t>
            </w:r>
          </w:p>
        </w:tc>
        <w:tc>
          <w:tcPr>
            <w:gridSpan w:val="6"/>
            <w:vAlign w:val="center"/>
          </w:tcPr>
          <w:p w:rsidR="00000000" w:rsidDel="00000000" w:rsidP="00000000" w:rsidRDefault="00000000" w:rsidRPr="00000000" w14:paraId="00000064">
            <w:pPr>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630-1401</w:t>
            </w:r>
          </w:p>
        </w:tc>
      </w:tr>
      <w:tr>
        <w:trPr>
          <w:cantSplit w:val="0"/>
          <w:tblHeader w:val="0"/>
        </w:trPr>
        <w:tc>
          <w:tcPr>
            <w:gridSpan w:val="7"/>
            <w:vAlign w:val="center"/>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OFFICE HOURS    </w:t>
            </w:r>
            <w:bookmarkStart w:colFirst="0" w:colLast="0" w:name="bookmark=id.30j0zll" w:id="0"/>
            <w:bookmarkEnd w:id="0"/>
            <w:bookmarkStart w:colFirst="0" w:colLast="0" w:name="bookmark=id.gjdgxs" w:id="1"/>
            <w:bookmarkEnd w:id="1"/>
            <w:r w:rsidDel="00000000" w:rsidR="00000000" w:rsidRPr="00000000">
              <w:rPr>
                <w:rFonts w:ascii="Arial" w:cs="Arial" w:eastAsia="Arial" w:hAnsi="Arial"/>
                <w:sz w:val="20"/>
                <w:szCs w:val="20"/>
                <w:highlight w:val="yellow"/>
                <w:rtl w:val="0"/>
              </w:rPr>
              <w:t xml:space="preserve">Mondays 12:30-14:20, Tuesdays 10:30-11:20</w:t>
            </w:r>
            <w:r w:rsidDel="00000000" w:rsidR="00000000" w:rsidRPr="00000000">
              <w:rPr>
                <w:rtl w:val="0"/>
              </w:rPr>
            </w:r>
          </w:p>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 xml:space="preserve">(or by appointment) in BE 154</w:t>
            </w:r>
          </w:p>
          <w:p w:rsidR="00000000" w:rsidDel="00000000" w:rsidP="00000000" w:rsidRDefault="00000000" w:rsidRPr="00000000" w14:paraId="0000006C">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ASSISTANT                                  </w:t>
            </w:r>
            <w:r w:rsidDel="00000000" w:rsidR="00000000" w:rsidRPr="00000000">
              <w:rPr>
                <w:rFonts w:ascii="Arial" w:cs="Arial" w:eastAsia="Arial" w:hAnsi="Arial"/>
                <w:sz w:val="20"/>
                <w:szCs w:val="20"/>
                <w:rtl w:val="0"/>
              </w:rPr>
              <w:t xml:space="preserve">N/A</w:t>
            </w:r>
          </w:p>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CATALOGUE DESCRIPTION    [need to cut and paste from catalog here]</w:t>
            </w:r>
            <w:r w:rsidDel="00000000" w:rsidR="00000000" w:rsidRPr="00000000">
              <w:rPr>
                <w:rtl w:val="0"/>
              </w:rPr>
            </w:r>
          </w:p>
        </w:tc>
      </w:tr>
      <w:tr>
        <w:trPr>
          <w:cantSplit w:val="0"/>
          <w:tblHeader w:val="0"/>
        </w:trPr>
        <w:tc>
          <w:tcPr>
            <w:gridSpan w:val="7"/>
            <w:vAlign w:val="center"/>
          </w:tcPr>
          <w:bookmarkStart w:colFirst="0" w:colLast="0" w:name="bookmark=id.1fob9te" w:id="2"/>
          <w:bookmarkEnd w:id="2"/>
          <w:p w:rsidR="00000000" w:rsidDel="00000000" w:rsidP="00000000" w:rsidRDefault="00000000" w:rsidRPr="00000000" w14:paraId="00000075">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AIMS &amp; OBJECTIVES</w:t>
            </w:r>
          </w:p>
          <w:p w:rsidR="00000000" w:rsidDel="00000000" w:rsidP="00000000" w:rsidRDefault="00000000" w:rsidRPr="00000000" w14:paraId="00000076">
            <w:pPr>
              <w:rPr>
                <w:rFonts w:ascii="Old Standard TT" w:cs="Old Standard TT" w:eastAsia="Old Standard TT" w:hAnsi="Old Standard TT"/>
                <w:sz w:val="20"/>
                <w:szCs w:val="20"/>
              </w:rPr>
            </w:pPr>
            <w:r w:rsidDel="00000000" w:rsidR="00000000" w:rsidRPr="00000000">
              <w:rPr>
                <w:rFonts w:ascii="Old Standard TT" w:cs="Old Standard TT" w:eastAsia="Old Standard TT" w:hAnsi="Old Standard TT"/>
                <w:sz w:val="20"/>
                <w:szCs w:val="20"/>
                <w:rtl w:val="0"/>
              </w:rPr>
              <w:t xml:space="preserve">This course is designed to provide an introduction to the use of quantitative methods in political science.</w:t>
            </w:r>
          </w:p>
          <w:p w:rsidR="00000000" w:rsidDel="00000000" w:rsidP="00000000" w:rsidRDefault="00000000" w:rsidRPr="00000000" w14:paraId="00000077">
            <w:pPr>
              <w:rPr>
                <w:rFonts w:ascii="Old Standard TT" w:cs="Old Standard TT" w:eastAsia="Old Standard TT" w:hAnsi="Old Standard TT"/>
                <w:sz w:val="20"/>
                <w:szCs w:val="20"/>
              </w:rPr>
            </w:pPr>
            <w:r w:rsidDel="00000000" w:rsidR="00000000" w:rsidRPr="00000000">
              <w:rPr>
                <w:rFonts w:ascii="Old Standard TT" w:cs="Old Standard TT" w:eastAsia="Old Standard TT" w:hAnsi="Old Standard TT"/>
                <w:sz w:val="20"/>
                <w:szCs w:val="20"/>
                <w:rtl w:val="0"/>
              </w:rPr>
              <w:t xml:space="preserve">We will cover a variety of topics, including research design and concept formation, measurement, and several</w:t>
            </w:r>
          </w:p>
          <w:p w:rsidR="00000000" w:rsidDel="00000000" w:rsidP="00000000" w:rsidRDefault="00000000" w:rsidRPr="00000000" w14:paraId="00000078">
            <w:pPr>
              <w:jc w:val="both"/>
              <w:rPr>
                <w:rFonts w:ascii="Arial" w:cs="Arial" w:eastAsia="Arial" w:hAnsi="Arial"/>
                <w:color w:val="3366ff"/>
                <w:sz w:val="20"/>
                <w:szCs w:val="20"/>
              </w:rPr>
            </w:pPr>
            <w:r w:rsidDel="00000000" w:rsidR="00000000" w:rsidRPr="00000000">
              <w:rPr>
                <w:rFonts w:ascii="Old Standard TT" w:cs="Old Standard TT" w:eastAsia="Old Standard TT" w:hAnsi="Old Standard TT"/>
                <w:sz w:val="20"/>
                <w:szCs w:val="20"/>
                <w:rtl w:val="0"/>
              </w:rPr>
              <w:t xml:space="preserve">techniques for assessing the relationships between variables. </w:t>
            </w: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7F">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GENERAL LEARNING OUTCOMES (COMPETENCES)</w:t>
            </w:r>
          </w:p>
          <w:p w:rsidR="00000000" w:rsidDel="00000000" w:rsidP="00000000" w:rsidRDefault="00000000" w:rsidRPr="00000000" w14:paraId="0000008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1">
            <w:pPr>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On successful completion of this course, all students will have developed </w:t>
            </w:r>
            <w:r w:rsidDel="00000000" w:rsidR="00000000" w:rsidRPr="00000000">
              <w:rPr>
                <w:rFonts w:ascii="Arial" w:cs="Arial" w:eastAsia="Arial" w:hAnsi="Arial"/>
                <w:b w:val="1"/>
                <w:color w:val="ff0000"/>
                <w:sz w:val="20"/>
                <w:szCs w:val="20"/>
                <w:rtl w:val="0"/>
              </w:rPr>
              <w:t xml:space="preserve">knowledge</w:t>
            </w:r>
            <w:r w:rsidDel="00000000" w:rsidR="00000000" w:rsidRPr="00000000">
              <w:rPr>
                <w:rFonts w:ascii="Arial" w:cs="Arial" w:eastAsia="Arial" w:hAnsi="Arial"/>
                <w:color w:val="ff0000"/>
                <w:sz w:val="20"/>
                <w:szCs w:val="20"/>
                <w:rtl w:val="0"/>
              </w:rPr>
              <w:t xml:space="preserve"> and </w:t>
            </w:r>
            <w:r w:rsidDel="00000000" w:rsidR="00000000" w:rsidRPr="00000000">
              <w:rPr>
                <w:rFonts w:ascii="Arial" w:cs="Arial" w:eastAsia="Arial" w:hAnsi="Arial"/>
                <w:b w:val="1"/>
                <w:color w:val="ff0000"/>
                <w:sz w:val="20"/>
                <w:szCs w:val="20"/>
                <w:rtl w:val="0"/>
              </w:rPr>
              <w:t xml:space="preserve">understanding</w:t>
            </w:r>
            <w:r w:rsidDel="00000000" w:rsidR="00000000" w:rsidRPr="00000000">
              <w:rPr>
                <w:rFonts w:ascii="Arial" w:cs="Arial" w:eastAsia="Arial" w:hAnsi="Arial"/>
                <w:color w:val="ff0000"/>
                <w:sz w:val="20"/>
                <w:szCs w:val="20"/>
                <w:rtl w:val="0"/>
              </w:rPr>
              <w:t xml:space="preserve"> of:</w:t>
            </w:r>
          </w:p>
          <w:p w:rsidR="00000000" w:rsidDel="00000000" w:rsidP="00000000" w:rsidRDefault="00000000" w:rsidRPr="00000000" w14:paraId="00000082">
            <w:pPr>
              <w:numPr>
                <w:ilvl w:val="0"/>
                <w:numId w:val="1"/>
              </w:numPr>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varıous choıces and challenges faced by researchers when desıgnıng research</w:t>
            </w:r>
          </w:p>
          <w:p w:rsidR="00000000" w:rsidDel="00000000" w:rsidP="00000000" w:rsidRDefault="00000000" w:rsidRPr="00000000" w14:paraId="00000083">
            <w:pPr>
              <w:numPr>
                <w:ilvl w:val="0"/>
                <w:numId w:val="1"/>
              </w:numPr>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The dıstınctıon between experımental and observatory research desıgn</w:t>
            </w:r>
          </w:p>
          <w:p w:rsidR="00000000" w:rsidDel="00000000" w:rsidP="00000000" w:rsidRDefault="00000000" w:rsidRPr="00000000" w14:paraId="00000084">
            <w:pPr>
              <w:numPr>
                <w:ilvl w:val="0"/>
                <w:numId w:val="1"/>
              </w:numPr>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Rudımentary understanding of social statistics</w:t>
            </w:r>
          </w:p>
          <w:p w:rsidR="00000000" w:rsidDel="00000000" w:rsidP="00000000" w:rsidRDefault="00000000" w:rsidRPr="00000000" w14:paraId="00000085">
            <w:pPr>
              <w:numPr>
                <w:ilvl w:val="0"/>
                <w:numId w:val="1"/>
              </w:numPr>
              <w:ind w:left="720" w:hanging="360"/>
              <w:jc w:val="both"/>
              <w:rPr>
                <w:rFonts w:ascii="Arial" w:cs="Arial" w:eastAsia="Arial" w:hAnsi="Arial"/>
                <w:i w:val="1"/>
                <w:sz w:val="20"/>
                <w:szCs w:val="20"/>
                <w:highlight w:val="yellow"/>
              </w:rPr>
            </w:pPr>
            <w:r w:rsidDel="00000000" w:rsidR="00000000" w:rsidRPr="00000000">
              <w:rPr>
                <w:rFonts w:ascii="Arial" w:cs="Arial" w:eastAsia="Arial" w:hAnsi="Arial"/>
                <w:i w:val="1"/>
                <w:sz w:val="20"/>
                <w:szCs w:val="20"/>
                <w:highlight w:val="yellow"/>
                <w:rtl w:val="0"/>
              </w:rPr>
              <w:t xml:space="preserve">Operationalization of variables</w:t>
            </w:r>
          </w:p>
          <w:p w:rsidR="00000000" w:rsidDel="00000000" w:rsidP="00000000" w:rsidRDefault="00000000" w:rsidRPr="00000000" w14:paraId="00000086">
            <w:pPr>
              <w:numPr>
                <w:ilvl w:val="0"/>
                <w:numId w:val="1"/>
              </w:numPr>
              <w:ind w:left="720" w:hanging="360"/>
              <w:jc w:val="both"/>
              <w:rPr>
                <w:rFonts w:ascii="Arial" w:cs="Arial" w:eastAsia="Arial" w:hAnsi="Arial"/>
                <w:i w:val="1"/>
                <w:sz w:val="20"/>
                <w:szCs w:val="20"/>
                <w:highlight w:val="yellow"/>
              </w:rPr>
            </w:pPr>
            <w:r w:rsidDel="00000000" w:rsidR="00000000" w:rsidRPr="00000000">
              <w:rPr>
                <w:rFonts w:ascii="Arial" w:cs="Arial" w:eastAsia="Arial" w:hAnsi="Arial"/>
                <w:i w:val="1"/>
                <w:sz w:val="20"/>
                <w:szCs w:val="20"/>
                <w:highlight w:val="yellow"/>
                <w:rtl w:val="0"/>
              </w:rPr>
              <w:t xml:space="preserve">Bi-variate research methods</w:t>
            </w:r>
          </w:p>
          <w:p w:rsidR="00000000" w:rsidDel="00000000" w:rsidP="00000000" w:rsidRDefault="00000000" w:rsidRPr="00000000" w14:paraId="00000087">
            <w:pPr>
              <w:numPr>
                <w:ilvl w:val="0"/>
                <w:numId w:val="1"/>
              </w:numPr>
              <w:ind w:left="720" w:hanging="360"/>
              <w:jc w:val="both"/>
              <w:rPr>
                <w:rFonts w:ascii="Arial" w:cs="Arial" w:eastAsia="Arial" w:hAnsi="Arial"/>
                <w:i w:val="1"/>
                <w:sz w:val="20"/>
                <w:szCs w:val="20"/>
                <w:highlight w:val="yellow"/>
              </w:rPr>
            </w:pPr>
            <w:r w:rsidDel="00000000" w:rsidR="00000000" w:rsidRPr="00000000">
              <w:rPr>
                <w:rFonts w:ascii="Arial" w:cs="Arial" w:eastAsia="Arial" w:hAnsi="Arial"/>
                <w:i w:val="1"/>
                <w:sz w:val="20"/>
                <w:szCs w:val="20"/>
                <w:highlight w:val="yellow"/>
                <w:rtl w:val="0"/>
              </w:rPr>
              <w:t xml:space="preserve">Multi-variate research methods</w:t>
            </w:r>
          </w:p>
          <w:p w:rsidR="00000000" w:rsidDel="00000000" w:rsidP="00000000" w:rsidRDefault="00000000" w:rsidRPr="00000000" w14:paraId="00000088">
            <w:pPr>
              <w:numPr>
                <w:ilvl w:val="0"/>
                <w:numId w:val="1"/>
              </w:numPr>
              <w:ind w:left="720" w:hanging="360"/>
              <w:jc w:val="both"/>
              <w:rPr>
                <w:rFonts w:ascii="Arial" w:cs="Arial" w:eastAsia="Arial" w:hAnsi="Arial"/>
                <w:i w:val="1"/>
                <w:sz w:val="20"/>
                <w:szCs w:val="20"/>
                <w:highlight w:val="yellow"/>
              </w:rPr>
            </w:pPr>
            <w:r w:rsidDel="00000000" w:rsidR="00000000" w:rsidRPr="00000000">
              <w:rPr>
                <w:rFonts w:ascii="Arial" w:cs="Arial" w:eastAsia="Arial" w:hAnsi="Arial"/>
                <w:i w:val="1"/>
                <w:sz w:val="20"/>
                <w:szCs w:val="20"/>
                <w:highlight w:val="yellow"/>
                <w:rtl w:val="0"/>
              </w:rPr>
              <w:t xml:space="preserve">Familiarity with submissions to the turnitin.com plagiarism detecting service</w:t>
            </w:r>
          </w:p>
          <w:p w:rsidR="00000000" w:rsidDel="00000000" w:rsidP="00000000" w:rsidRDefault="00000000" w:rsidRPr="00000000" w14:paraId="00000089">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8A">
            <w:pPr>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On successful completion of this course, all students will have developed </w:t>
            </w:r>
            <w:r w:rsidDel="00000000" w:rsidR="00000000" w:rsidRPr="00000000">
              <w:rPr>
                <w:rFonts w:ascii="Arial" w:cs="Arial" w:eastAsia="Arial" w:hAnsi="Arial"/>
                <w:b w:val="1"/>
                <w:color w:val="ff0000"/>
                <w:sz w:val="20"/>
                <w:szCs w:val="20"/>
                <w:rtl w:val="0"/>
              </w:rPr>
              <w:t xml:space="preserve">their skills in</w:t>
            </w:r>
            <w:r w:rsidDel="00000000" w:rsidR="00000000" w:rsidRPr="00000000">
              <w:rPr>
                <w:rFonts w:ascii="Arial" w:cs="Arial" w:eastAsia="Arial" w:hAnsi="Arial"/>
                <w:color w:val="ff0000"/>
                <w:sz w:val="20"/>
                <w:szCs w:val="20"/>
                <w:rtl w:val="0"/>
              </w:rPr>
              <w:t xml:space="preserve">:</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Analysis of secondary data</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Familiarity with different research design choices and the implications for inference</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Ability to put together a viable research proposal</w:t>
            </w:r>
          </w:p>
          <w:p w:rsidR="00000000" w:rsidDel="00000000" w:rsidP="00000000" w:rsidRDefault="00000000" w:rsidRPr="00000000" w14:paraId="0000008E">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8F">
            <w:pPr>
              <w:jc w:val="both"/>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90">
            <w:pPr>
              <w:jc w:val="both"/>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On successful completion of this course, all students will have developed their appreciation of and respect for </w:t>
            </w:r>
            <w:r w:rsidDel="00000000" w:rsidR="00000000" w:rsidRPr="00000000">
              <w:rPr>
                <w:rFonts w:ascii="Arial" w:cs="Arial" w:eastAsia="Arial" w:hAnsi="Arial"/>
                <w:b w:val="1"/>
                <w:color w:val="ff0000"/>
                <w:sz w:val="20"/>
                <w:szCs w:val="20"/>
                <w:rtl w:val="0"/>
              </w:rPr>
              <w:t xml:space="preserve">values and attitudes</w:t>
            </w:r>
            <w:r w:rsidDel="00000000" w:rsidR="00000000" w:rsidRPr="00000000">
              <w:rPr>
                <w:rFonts w:ascii="Arial" w:cs="Arial" w:eastAsia="Arial" w:hAnsi="Arial"/>
                <w:color w:val="ff0000"/>
                <w:sz w:val="20"/>
                <w:szCs w:val="20"/>
                <w:rtl w:val="0"/>
              </w:rPr>
              <w:t xml:space="preserve"> regarding the issues of:</w:t>
            </w:r>
          </w:p>
          <w:p w:rsidR="00000000" w:rsidDel="00000000" w:rsidP="00000000" w:rsidRDefault="00000000" w:rsidRPr="00000000" w14:paraId="00000091">
            <w:pPr>
              <w:numPr>
                <w:ilvl w:val="0"/>
                <w:numId w:val="1"/>
              </w:numPr>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Research design selection based on appropriate level of analysis and aggregation</w:t>
            </w:r>
          </w:p>
          <w:p w:rsidR="00000000" w:rsidDel="00000000" w:rsidP="00000000" w:rsidRDefault="00000000" w:rsidRPr="00000000" w14:paraId="00000092">
            <w:pPr>
              <w:numPr>
                <w:ilvl w:val="0"/>
                <w:numId w:val="1"/>
              </w:numPr>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Academic integrity in the research process</w:t>
            </w:r>
          </w:p>
          <w:p w:rsidR="00000000" w:rsidDel="00000000" w:rsidP="00000000" w:rsidRDefault="00000000" w:rsidRPr="00000000" w14:paraId="00000093">
            <w:pPr>
              <w:numPr>
                <w:ilvl w:val="0"/>
                <w:numId w:val="1"/>
              </w:numPr>
              <w:ind w:left="720" w:hanging="360"/>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Punctuality in the submission of work</w:t>
            </w:r>
          </w:p>
          <w:p w:rsidR="00000000" w:rsidDel="00000000" w:rsidP="00000000" w:rsidRDefault="00000000" w:rsidRPr="00000000" w14:paraId="00000094">
            <w:pPr>
              <w:numPr>
                <w:ilvl w:val="0"/>
                <w:numId w:val="1"/>
              </w:numPr>
              <w:ind w:left="720" w:hanging="360"/>
              <w:jc w:val="both"/>
              <w:rPr>
                <w:rFonts w:ascii="Arial" w:cs="Arial" w:eastAsia="Arial" w:hAnsi="Arial"/>
                <w:sz w:val="20"/>
                <w:szCs w:val="20"/>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9B">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GRADING CRITERIA</w:t>
            </w:r>
          </w:p>
          <w:p w:rsidR="00000000" w:rsidDel="00000000" w:rsidP="00000000" w:rsidRDefault="00000000" w:rsidRPr="00000000" w14:paraId="0000009C">
            <w:pPr>
              <w:ind w:left="360" w:firstLine="0"/>
              <w:rPr>
                <w:rFonts w:ascii="Arial" w:cs="Arial" w:eastAsia="Arial" w:hAnsi="Arial"/>
                <w:strike w:val="1"/>
                <w:sz w:val="20"/>
                <w:szCs w:val="20"/>
              </w:rPr>
            </w:pPr>
            <w:r w:rsidDel="00000000" w:rsidR="00000000" w:rsidRPr="00000000">
              <w:rPr>
                <w:rtl w:val="0"/>
              </w:rPr>
            </w:r>
          </w:p>
          <w:p w:rsidR="00000000" w:rsidDel="00000000" w:rsidP="00000000" w:rsidRDefault="00000000" w:rsidRPr="00000000" w14:paraId="0000009D">
            <w:pPr>
              <w:ind w:left="360" w:firstLine="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   "A" indicates excellent performance with clear evidence of: </w:t>
            </w:r>
          </w:p>
          <w:p w:rsidR="00000000" w:rsidDel="00000000" w:rsidP="00000000" w:rsidRDefault="00000000" w:rsidRPr="00000000" w14:paraId="0000009E">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comprehensive knowledge of the subject matter and principles treated in the course, </w:t>
            </w:r>
          </w:p>
          <w:p w:rsidR="00000000" w:rsidDel="00000000" w:rsidP="00000000" w:rsidRDefault="00000000" w:rsidRPr="00000000" w14:paraId="0000009F">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 high degree of originality and independence of thought, </w:t>
            </w:r>
          </w:p>
          <w:p w:rsidR="00000000" w:rsidDel="00000000" w:rsidP="00000000" w:rsidRDefault="00000000" w:rsidRPr="00000000" w14:paraId="000000A0">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 superior ability to organize and analyze ideas, and </w:t>
            </w:r>
          </w:p>
          <w:p w:rsidR="00000000" w:rsidDel="00000000" w:rsidP="00000000" w:rsidRDefault="00000000" w:rsidRPr="00000000" w14:paraId="000000A1">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an outstanding ability to communicate. </w:t>
            </w:r>
          </w:p>
          <w:p w:rsidR="00000000" w:rsidDel="00000000" w:rsidP="00000000" w:rsidRDefault="00000000" w:rsidRPr="00000000" w14:paraId="000000A2">
            <w:pPr>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         "B" indicates good performance with evidence of: </w:t>
            </w:r>
          </w:p>
          <w:p w:rsidR="00000000" w:rsidDel="00000000" w:rsidP="00000000" w:rsidRDefault="00000000" w:rsidRPr="00000000" w14:paraId="000000A3">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substantial knowledge of the subject matter, </w:t>
            </w:r>
          </w:p>
          <w:p w:rsidR="00000000" w:rsidDel="00000000" w:rsidP="00000000" w:rsidRDefault="00000000" w:rsidRPr="00000000" w14:paraId="000000A4">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 moderate degree of originality and independence of thought, </w:t>
            </w:r>
          </w:p>
          <w:p w:rsidR="00000000" w:rsidDel="00000000" w:rsidP="00000000" w:rsidRDefault="00000000" w:rsidRPr="00000000" w14:paraId="000000A5">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 good ability to organize and analyze ideas, and </w:t>
            </w:r>
          </w:p>
          <w:p w:rsidR="00000000" w:rsidDel="00000000" w:rsidP="00000000" w:rsidRDefault="00000000" w:rsidRPr="00000000" w14:paraId="000000A6">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an ability to communicate clearly and fluently. </w:t>
            </w:r>
          </w:p>
          <w:p w:rsidR="00000000" w:rsidDel="00000000" w:rsidP="00000000" w:rsidRDefault="00000000" w:rsidRPr="00000000" w14:paraId="000000A7">
            <w:pPr>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         "C" indicates satisfactory performance with evidence of: </w:t>
            </w:r>
          </w:p>
          <w:p w:rsidR="00000000" w:rsidDel="00000000" w:rsidP="00000000" w:rsidRDefault="00000000" w:rsidRPr="00000000" w14:paraId="000000A8">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an acceptable grasp of the subject matter, </w:t>
            </w:r>
          </w:p>
          <w:p w:rsidR="00000000" w:rsidDel="00000000" w:rsidP="00000000" w:rsidRDefault="00000000" w:rsidRPr="00000000" w14:paraId="000000A9">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some ability to organize and analyze ideas, and </w:t>
            </w:r>
          </w:p>
          <w:p w:rsidR="00000000" w:rsidDel="00000000" w:rsidP="00000000" w:rsidRDefault="00000000" w:rsidRPr="00000000" w14:paraId="000000AA">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an ability to communicate adequately. </w:t>
            </w:r>
          </w:p>
          <w:p w:rsidR="00000000" w:rsidDel="00000000" w:rsidP="00000000" w:rsidRDefault="00000000" w:rsidRPr="00000000" w14:paraId="000000AB">
            <w:pPr>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         "D" indicates minimally acceptable performance with evidence of: </w:t>
            </w:r>
          </w:p>
          <w:p w:rsidR="00000000" w:rsidDel="00000000" w:rsidP="00000000" w:rsidRDefault="00000000" w:rsidRPr="00000000" w14:paraId="000000AC">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rudimentary knowledge of the subject matter, </w:t>
            </w:r>
          </w:p>
          <w:p w:rsidR="00000000" w:rsidDel="00000000" w:rsidP="00000000" w:rsidRDefault="00000000" w:rsidRPr="00000000" w14:paraId="000000AD">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some evidence that organizational and analytical skills have been developed, but with significant weaknesses in some areas, and </w:t>
            </w:r>
          </w:p>
          <w:p w:rsidR="00000000" w:rsidDel="00000000" w:rsidP="00000000" w:rsidRDefault="00000000" w:rsidRPr="00000000" w14:paraId="000000AE">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 significant weakness in the ability to communicate. </w:t>
            </w:r>
          </w:p>
          <w:p w:rsidR="00000000" w:rsidDel="00000000" w:rsidP="00000000" w:rsidRDefault="00000000" w:rsidRPr="00000000" w14:paraId="000000AF">
            <w:pPr>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         "F" indicates failing performance with evidence of: </w:t>
            </w:r>
          </w:p>
          <w:p w:rsidR="00000000" w:rsidDel="00000000" w:rsidP="00000000" w:rsidRDefault="00000000" w:rsidRPr="00000000" w14:paraId="000000B0">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an inadequate knowledge of the subject matter, </w:t>
            </w:r>
          </w:p>
          <w:p w:rsidR="00000000" w:rsidDel="00000000" w:rsidP="00000000" w:rsidRDefault="00000000" w:rsidRPr="00000000" w14:paraId="000000B1">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failure to complete required work, </w:t>
            </w:r>
          </w:p>
          <w:p w:rsidR="00000000" w:rsidDel="00000000" w:rsidP="00000000" w:rsidRDefault="00000000" w:rsidRPr="00000000" w14:paraId="000000B2">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an inability to organize and analyze ideas, and </w:t>
            </w:r>
          </w:p>
          <w:p w:rsidR="00000000" w:rsidDel="00000000" w:rsidP="00000000" w:rsidRDefault="00000000" w:rsidRPr="00000000" w14:paraId="000000B3">
            <w:pPr>
              <w:numPr>
                <w:ilvl w:val="2"/>
                <w:numId w:val="2"/>
              </w:numPr>
              <w:ind w:left="2160" w:hanging="360"/>
              <w:rPr>
                <w:rFonts w:ascii="Arial" w:cs="Arial" w:eastAsia="Arial" w:hAnsi="Arial"/>
                <w:color w:val="3366ff"/>
                <w:sz w:val="20"/>
                <w:szCs w:val="20"/>
              </w:rPr>
            </w:pPr>
            <w:r w:rsidDel="00000000" w:rsidR="00000000" w:rsidRPr="00000000">
              <w:rPr>
                <w:rFonts w:ascii="Arial" w:cs="Arial" w:eastAsia="Arial" w:hAnsi="Arial"/>
                <w:color w:val="3366ff"/>
                <w:sz w:val="20"/>
                <w:szCs w:val="20"/>
                <w:rtl w:val="0"/>
              </w:rPr>
              <w:t xml:space="preserve">an inability to communicate. </w:t>
            </w:r>
          </w:p>
          <w:p w:rsidR="00000000" w:rsidDel="00000000" w:rsidP="00000000" w:rsidRDefault="00000000" w:rsidRPr="00000000" w14:paraId="000000B4">
            <w:pPr>
              <w:rPr>
                <w:rFonts w:ascii="Arial" w:cs="Arial" w:eastAsia="Arial" w:hAnsi="Arial"/>
                <w:color w:val="3366ff"/>
                <w:sz w:val="20"/>
                <w:szCs w:val="20"/>
              </w:rPr>
            </w:pPr>
            <w:r w:rsidDel="00000000" w:rsidR="00000000" w:rsidRPr="00000000">
              <w:rPr>
                <w:rtl w:val="0"/>
              </w:rPr>
            </w:r>
          </w:p>
          <w:p w:rsidR="00000000" w:rsidDel="00000000" w:rsidP="00000000" w:rsidRDefault="00000000" w:rsidRPr="00000000" w14:paraId="000000B5">
            <w:pPr>
              <w:rPr>
                <w:rFonts w:ascii="Arial" w:cs="Arial" w:eastAsia="Arial" w:hAnsi="Arial"/>
                <w:b w:val="1"/>
                <w:sz w:val="20"/>
                <w:szCs w:val="20"/>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BC">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BD">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RELATIONSHIP WITH OTHER COURSES</w:t>
            </w:r>
            <w:r w:rsidDel="00000000" w:rsidR="00000000" w:rsidRPr="00000000">
              <w:rPr>
                <w:rtl w:val="0"/>
              </w:rPr>
            </w:r>
          </w:p>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The course builds on rudimentary knowledge acquired at undergraduate level in IR and Pol Sci courses</w:t>
            </w:r>
          </w:p>
          <w:p w:rsidR="00000000" w:rsidDel="00000000" w:rsidP="00000000" w:rsidRDefault="00000000" w:rsidRPr="00000000" w14:paraId="000000BF">
            <w:pPr>
              <w:rPr>
                <w:rFonts w:ascii="Arial" w:cs="Arial" w:eastAsia="Arial" w:hAnsi="Arial"/>
                <w:sz w:val="20"/>
                <w:szCs w:val="20"/>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C6">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 TEACHING METHOD</w:t>
            </w:r>
            <w:r w:rsidDel="00000000" w:rsidR="00000000" w:rsidRPr="00000000">
              <w:rPr>
                <w:rtl w:val="0"/>
              </w:rPr>
            </w:r>
          </w:p>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Lectures, seminar discussion, research assignments.</w:t>
            </w:r>
          </w:p>
        </w:tc>
      </w:tr>
      <w:tr>
        <w:trPr>
          <w:cantSplit w:val="0"/>
          <w:trHeight w:val="514.98046875" w:hRule="atLeast"/>
          <w:tblHeader w:val="0"/>
        </w:trPr>
        <w:tc>
          <w:tcPr>
            <w:gridSpan w:val="7"/>
            <w:vAlign w:val="center"/>
          </w:tcPr>
          <w:p w:rsidR="00000000" w:rsidDel="00000000" w:rsidP="00000000" w:rsidRDefault="00000000" w:rsidRPr="00000000" w14:paraId="000000CE">
            <w:pPr>
              <w:jc w:val="both"/>
              <w:rPr>
                <w:rFonts w:ascii="Arial" w:cs="Arial" w:eastAsia="Arial" w:hAnsi="Arial"/>
                <w:i w:val="1"/>
                <w:color w:val="0000ff"/>
                <w:sz w:val="20"/>
                <w:szCs w:val="20"/>
              </w:rPr>
            </w:pPr>
            <w:r w:rsidDel="00000000" w:rsidR="00000000" w:rsidRPr="00000000">
              <w:rPr>
                <w:rtl w:val="0"/>
              </w:rPr>
            </w:r>
          </w:p>
        </w:tc>
      </w:tr>
      <w:tr>
        <w:trPr>
          <w:cantSplit w:val="0"/>
          <w:tblHeader w:val="0"/>
        </w:trPr>
        <w:tc>
          <w:tcPr>
            <w:gridSpan w:val="7"/>
            <w:vAlign w:val="center"/>
          </w:tcPr>
          <w:bookmarkStart w:colFirst="0" w:colLast="0" w:name="bookmark=id.2et92p0" w:id="3"/>
          <w:bookmarkEnd w:id="3"/>
          <w:bookmarkStart w:colFirst="0" w:colLast="0" w:name="bookmark=id.3znysh7" w:id="4"/>
          <w:bookmarkEnd w:id="4"/>
          <w:p w:rsidR="00000000" w:rsidDel="00000000" w:rsidP="00000000" w:rsidRDefault="00000000" w:rsidRPr="00000000" w14:paraId="000000D5">
            <w:pPr>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METHOD OF ASSESSMENT</w:t>
            </w:r>
            <w:r w:rsidDel="00000000" w:rsidR="00000000" w:rsidRPr="00000000">
              <w:rPr>
                <w:rtl w:val="0"/>
              </w:rPr>
            </w:r>
          </w:p>
          <w:p w:rsidR="00000000" w:rsidDel="00000000" w:rsidP="00000000" w:rsidRDefault="00000000" w:rsidRPr="00000000" w14:paraId="000000D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                                               </w:t>
            </w:r>
          </w:p>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Midterm:                                                  10%</w:t>
            </w:r>
          </w:p>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Final:                                                       20%   </w:t>
            </w:r>
          </w:p>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(Term paper) Assignments                     60%</w:t>
            </w:r>
          </w:p>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Participation/</w:t>
            </w:r>
            <w:sdt>
              <w:sdtPr>
                <w:tag w:val="goog_rdk_0"/>
              </w:sdtPr>
              <w:sdtContent>
                <w:ins w:author="Erol Kaymak" w:id="0" w:date="2025-02-24T11:08:32Z">
                  <w:r w:rsidDel="00000000" w:rsidR="00000000" w:rsidRPr="00000000">
                    <w:rPr>
                      <w:rFonts w:ascii="Arial" w:cs="Arial" w:eastAsia="Arial" w:hAnsi="Arial"/>
                      <w:sz w:val="20"/>
                      <w:szCs w:val="20"/>
                      <w:rtl w:val="0"/>
                    </w:rPr>
                    <w:t xml:space="preserve">Exercises/</w:t>
                  </w:r>
                </w:ins>
              </w:sdtContent>
            </w:sdt>
            <w:r w:rsidDel="00000000" w:rsidR="00000000" w:rsidRPr="00000000">
              <w:rPr>
                <w:rFonts w:ascii="Arial" w:cs="Arial" w:eastAsia="Arial" w:hAnsi="Arial"/>
                <w:sz w:val="20"/>
                <w:szCs w:val="20"/>
                <w:rtl w:val="0"/>
              </w:rPr>
              <w:t xml:space="preserve">Attendance:                        10%</w:t>
            </w:r>
          </w:p>
          <w:p w:rsidR="00000000" w:rsidDel="00000000" w:rsidP="00000000" w:rsidRDefault="00000000" w:rsidRPr="00000000" w14:paraId="000000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Students are expected to read each article or chapter on the syllabus closely, and to come to class</w:t>
            </w:r>
          </w:p>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prepared to discuss and critique the readings. Additional requirements include:</w:t>
            </w:r>
          </w:p>
          <w:p w:rsidR="00000000" w:rsidDel="00000000" w:rsidP="00000000" w:rsidRDefault="00000000" w:rsidRPr="00000000" w14:paraId="000000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b w:val="1"/>
                <w:sz w:val="20"/>
                <w:szCs w:val="20"/>
                <w:rtl w:val="0"/>
              </w:rPr>
              <w:t xml:space="preserve">Assignments (60%)</w:t>
            </w:r>
            <w:r w:rsidDel="00000000" w:rsidR="00000000" w:rsidRPr="00000000">
              <w:rPr>
                <w:rtl w:val="0"/>
              </w:rPr>
            </w:r>
          </w:p>
          <w:p w:rsidR="00000000" w:rsidDel="00000000" w:rsidP="00000000" w:rsidRDefault="00000000" w:rsidRPr="00000000" w14:paraId="000000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6">
            <w:pPr>
              <w:rPr>
                <w:rFonts w:ascii="Arial" w:cs="Arial" w:eastAsia="Arial" w:hAnsi="Arial"/>
                <w:sz w:val="20"/>
                <w:szCs w:val="20"/>
              </w:rPr>
            </w:pPr>
            <w:r w:rsidDel="00000000" w:rsidR="00000000" w:rsidRPr="00000000">
              <w:rPr>
                <w:rFonts w:ascii="Arial" w:cs="Arial" w:eastAsia="Arial" w:hAnsi="Arial"/>
                <w:sz w:val="20"/>
                <w:szCs w:val="20"/>
                <w:rtl w:val="0"/>
              </w:rPr>
              <w:t xml:space="preserve">The course is designed to assist students produce a research paper through cumulative steps.  It is imperative that students follow each step carefully, since only the successful completion of one step may lead to the next.  </w:t>
            </w:r>
          </w:p>
          <w:p w:rsidR="00000000" w:rsidDel="00000000" w:rsidP="00000000" w:rsidRDefault="00000000" w:rsidRPr="00000000" w14:paraId="000000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8">
            <w:pPr>
              <w:rPr>
                <w:rFonts w:ascii="Arial" w:cs="Arial" w:eastAsia="Arial" w:hAnsi="Arial"/>
                <w:sz w:val="20"/>
                <w:szCs w:val="20"/>
              </w:rPr>
            </w:pPr>
            <w:r w:rsidDel="00000000" w:rsidR="00000000" w:rsidRPr="00000000">
              <w:rPr>
                <w:rFonts w:ascii="Arial" w:cs="Arial" w:eastAsia="Arial" w:hAnsi="Arial"/>
                <w:sz w:val="20"/>
                <w:szCs w:val="20"/>
                <w:rtl w:val="0"/>
              </w:rPr>
              <w:t xml:space="preserve">Each step is referred to as a ‘recipe’ (a cooking analogy employed in the Baglione text).   Please follow the course outline to determine due dates for each step.  In addition to ‘recipes’ each chapter finishes with a short number of exercises.  These should also be attached to the recipe assignment when due.  </w:t>
            </w:r>
          </w:p>
          <w:p w:rsidR="00000000" w:rsidDel="00000000" w:rsidP="00000000" w:rsidRDefault="00000000" w:rsidRPr="00000000" w14:paraId="000000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sz w:val="20"/>
                <w:szCs w:val="20"/>
                <w:rtl w:val="0"/>
              </w:rPr>
              <w:t xml:space="preserve">Each recipe and associated exercise set is worth 7.5% of the final grade.  There will be 8 recipes in all, which will correspond to a cumulative or aggregated grade worth 60% of the final grade.</w:t>
            </w:r>
          </w:p>
          <w:p w:rsidR="00000000" w:rsidDel="00000000" w:rsidP="00000000" w:rsidRDefault="00000000" w:rsidRPr="00000000" w14:paraId="000000E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rPr>
                <w:rFonts w:ascii="Arial" w:cs="Arial" w:eastAsia="Arial" w:hAnsi="Arial"/>
                <w:sz w:val="20"/>
                <w:szCs w:val="20"/>
              </w:rPr>
            </w:pPr>
            <w:r w:rsidDel="00000000" w:rsidR="00000000" w:rsidRPr="00000000">
              <w:rPr>
                <w:rFonts w:ascii="Arial" w:cs="Arial" w:eastAsia="Arial" w:hAnsi="Arial"/>
                <w:sz w:val="20"/>
                <w:szCs w:val="20"/>
                <w:rtl w:val="0"/>
              </w:rPr>
              <w:t xml:space="preserve">Specific due dates will be posted on the turnitin.com website or Google Classroom.  Instructions will be provided in class and elsewhere through the FBE moodle and on OneNote on how to register for the turnitin class online.  The turnitin program will also specify rubrics per assignment and the instructor will discuss these in class and otherwise inform students on grading criteria.</w:t>
            </w:r>
          </w:p>
          <w:p w:rsidR="00000000" w:rsidDel="00000000" w:rsidP="00000000" w:rsidRDefault="00000000" w:rsidRPr="00000000" w14:paraId="000000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b w:val="1"/>
                <w:sz w:val="20"/>
                <w:szCs w:val="20"/>
                <w:rtl w:val="0"/>
              </w:rPr>
              <w:t xml:space="preserve">Midterm (10%) and Final (20%)</w:t>
            </w:r>
            <w:r w:rsidDel="00000000" w:rsidR="00000000" w:rsidRPr="00000000">
              <w:rPr>
                <w:rtl w:val="0"/>
              </w:rPr>
            </w:r>
          </w:p>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There will be a midterm (10%) and a final (20%).  The examinations will basically constitute a review of the materials covered in class and will entail some analytical essays.  Details will be discussed in class.</w:t>
            </w:r>
          </w:p>
          <w:p w:rsidR="00000000" w:rsidDel="00000000" w:rsidP="00000000" w:rsidRDefault="00000000" w:rsidRPr="00000000" w14:paraId="000000F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b w:val="1"/>
                <w:sz w:val="20"/>
                <w:szCs w:val="20"/>
                <w:rtl w:val="0"/>
              </w:rPr>
              <w:t xml:space="preserve">Participation</w:t>
            </w:r>
            <w:sdt>
              <w:sdtPr>
                <w:tag w:val="goog_rdk_1"/>
              </w:sdtPr>
              <w:sdtContent>
                <w:ins w:author="Erol Kaymak" w:id="1" w:date="2025-02-24T11:08:32Z">
                  <w:r w:rsidDel="00000000" w:rsidR="00000000" w:rsidRPr="00000000">
                    <w:rPr>
                      <w:rFonts w:ascii="Arial" w:cs="Arial" w:eastAsia="Arial" w:hAnsi="Arial"/>
                      <w:b w:val="1"/>
                      <w:sz w:val="20"/>
                      <w:szCs w:val="20"/>
                      <w:rtl w:val="0"/>
                    </w:rPr>
                    <w:t xml:space="preserve">, Exericses</w:t>
                  </w:r>
                </w:ins>
              </w:sdtContent>
            </w:sdt>
            <w:r w:rsidDel="00000000" w:rsidR="00000000" w:rsidRPr="00000000">
              <w:rPr>
                <w:rFonts w:ascii="Arial" w:cs="Arial" w:eastAsia="Arial" w:hAnsi="Arial"/>
                <w:b w:val="1"/>
                <w:sz w:val="20"/>
                <w:szCs w:val="20"/>
                <w:rtl w:val="0"/>
              </w:rPr>
              <w:t xml:space="preserve"> and Attendance (10%)</w:t>
            </w:r>
            <w:r w:rsidDel="00000000" w:rsidR="00000000" w:rsidRPr="00000000">
              <w:rPr>
                <w:rtl w:val="0"/>
              </w:rPr>
            </w:r>
          </w:p>
          <w:sdt>
            <w:sdtPr>
              <w:tag w:val="goog_rdk_4"/>
            </w:sdtPr>
            <w:sdtContent>
              <w:p w:rsidR="00000000" w:rsidDel="00000000" w:rsidP="00000000" w:rsidRDefault="00000000" w:rsidRPr="00000000" w14:paraId="000000F2">
                <w:pPr>
                  <w:rPr>
                    <w:del w:author="Erol Kaymak" w:id="2" w:date="2025-02-24T11:08:32Z"/>
                  </w:rPr>
                </w:pPr>
                <w:r w:rsidDel="00000000" w:rsidR="00000000" w:rsidRPr="00000000">
                  <w:rPr>
                    <w:rFonts w:ascii="Arial" w:cs="Arial" w:eastAsia="Arial" w:hAnsi="Arial"/>
                    <w:sz w:val="20"/>
                    <w:szCs w:val="20"/>
                    <w:rtl w:val="0"/>
                  </w:rPr>
                  <w:t xml:space="preserve">In preparation for class, the instructor may </w:t>
                </w:r>
                <w:sdt>
                  <w:sdtPr>
                    <w:tag w:val="goog_rdk_2"/>
                  </w:sdtPr>
                  <w:sdtContent>
                    <w:ins w:author="Erol Kaymak" w:id="2" w:date="2025-02-24T11:08:32Z">
                      <w:r w:rsidDel="00000000" w:rsidR="00000000" w:rsidRPr="00000000">
                        <w:rPr>
                          <w:rFonts w:ascii="Arial" w:cs="Arial" w:eastAsia="Arial" w:hAnsi="Arial"/>
                          <w:sz w:val="20"/>
                          <w:szCs w:val="20"/>
                          <w:rtl w:val="0"/>
                        </w:rPr>
                        <w:t xml:space="preserve">discuss various exercises assigned in the course outline. Exercises will be posted as assignments in the LMS Moodle. Students are expected to come to class prepared to discuss assignments and otherwise do them in class where required. Details will be discussed by the instructor. </w:t>
                      </w:r>
                    </w:ins>
                  </w:sdtContent>
                </w:sdt>
                <w:sdt>
                  <w:sdtPr>
                    <w:tag w:val="goog_rdk_3"/>
                  </w:sdtPr>
                  <w:sdtContent>
                    <w:del w:author="Erol Kaymak" w:id="2" w:date="2025-02-24T11:08:32Z">
                      <w:r w:rsidDel="00000000" w:rsidR="00000000" w:rsidRPr="00000000">
                        <w:rPr>
                          <w:rFonts w:ascii="Arial" w:cs="Arial" w:eastAsia="Arial" w:hAnsi="Arial"/>
                          <w:sz w:val="20"/>
                          <w:szCs w:val="20"/>
                          <w:rtl w:val="0"/>
                        </w:rPr>
                        <w:delText xml:space="preserve">post items of interest to seminar members, posting comments or posing questions.  Most postings are cross-postings, meaning that I will make attempts to integrate the networks I work through, especially on the Google Classroom newsfeed.  </w:delText>
                      </w:r>
                      <w:r w:rsidDel="00000000" w:rsidR="00000000" w:rsidRPr="00000000">
                        <w:rPr>
                          <w:rtl w:val="0"/>
                        </w:rPr>
                      </w:r>
                    </w:del>
                  </w:sdtContent>
                </w:sdt>
              </w:p>
            </w:sdtContent>
          </w:sdt>
          <w:p w:rsidR="00000000" w:rsidDel="00000000" w:rsidP="00000000" w:rsidRDefault="00000000" w:rsidRPr="00000000" w14:paraId="000000F3">
            <w:pPr>
              <w:rPr/>
            </w:pPr>
            <w:sdt>
              <w:sdtPr>
                <w:tag w:val="goog_rdk_5"/>
              </w:sdtPr>
              <w:sdtContent>
                <w:del w:author="Erol Kaymak" w:id="2" w:date="2025-02-24T11:08:32Z">
                  <w:r w:rsidDel="00000000" w:rsidR="00000000" w:rsidRPr="00000000">
                    <w:rPr>
                      <w:rtl w:val="0"/>
                    </w:rPr>
                    <w:delText xml:space="preserve">. </w:delText>
                  </w:r>
                  <w:r w:rsidDel="00000000" w:rsidR="00000000" w:rsidRPr="00000000">
                    <w:rPr>
                      <w:rFonts w:ascii="Arial" w:cs="Arial" w:eastAsia="Arial" w:hAnsi="Arial"/>
                      <w:sz w:val="20"/>
                      <w:szCs w:val="20"/>
                      <w:rtl w:val="0"/>
                    </w:rPr>
                    <w:delText xml:space="preserve">Please make an attempt to respond to these comments or questions. </w:delText>
                  </w:r>
                </w:del>
              </w:sdtContent>
            </w:sdt>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0F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Attendance is compulsory by school regulations. Students are strongly advised not to miss lecture hours since success is closely related with attendance. Absences over 20% will be penalized with an NG.  Bear in mind that attendance is not sufficient to achieve a high participation grade.</w:t>
            </w:r>
          </w:p>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There is an online attendance system (attendance.emu.edu.tr). You will be able to monitor your attendance through your student portal.  I will make an effort to take attendance at the beginning of each session.  If you have a clash in your schedule, be sure to make this known to me so that I can accommodate you.  </w:t>
            </w:r>
          </w:p>
          <w:p w:rsidR="00000000" w:rsidDel="00000000" w:rsidP="00000000" w:rsidRDefault="00000000" w:rsidRPr="00000000" w14:paraId="000000F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106">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TEXTBOOK/S</w:t>
            </w:r>
          </w:p>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rPr>
                <w:rFonts w:ascii="Arial" w:cs="Arial" w:eastAsia="Arial" w:hAnsi="Arial"/>
                <w:sz w:val="20"/>
                <w:szCs w:val="20"/>
                <w:u w:val="single"/>
              </w:rPr>
            </w:pPr>
            <w:r w:rsidDel="00000000" w:rsidR="00000000" w:rsidRPr="00000000">
              <w:rPr>
                <w:rFonts w:ascii="Arial" w:cs="Arial" w:eastAsia="Arial" w:hAnsi="Arial"/>
                <w:color w:val="222222"/>
                <w:sz w:val="20"/>
                <w:szCs w:val="20"/>
                <w:rtl w:val="0"/>
              </w:rPr>
              <w:t xml:space="preserve">Baglione, L. A. (2011). Writing a Research Paper in Political Science: A Practical Guide to Inquiry, Structure, and Methods.</w:t>
            </w:r>
            <w:r w:rsidDel="00000000" w:rsidR="00000000" w:rsidRPr="00000000">
              <w:rPr>
                <w:rtl w:val="0"/>
              </w:rPr>
            </w:r>
          </w:p>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Course notes, announcements, and readings can also be obtained online through the Moodle.</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122">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SEMESTER OFFERRED</w:t>
            </w:r>
          </w:p>
          <w:p w:rsidR="00000000" w:rsidDel="00000000" w:rsidP="00000000" w:rsidRDefault="00000000" w:rsidRPr="00000000" w14:paraId="00000123">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4">
            <w:pPr>
              <w:rPr>
                <w:rFonts w:ascii="Arial" w:cs="Arial" w:eastAsia="Arial" w:hAnsi="Arial"/>
                <w:sz w:val="20"/>
                <w:szCs w:val="20"/>
              </w:rPr>
            </w:pPr>
            <w:r w:rsidDel="00000000" w:rsidR="00000000" w:rsidRPr="00000000">
              <w:rPr>
                <w:rFonts w:ascii="Arial" w:cs="Arial" w:eastAsia="Arial" w:hAnsi="Arial"/>
                <w:sz w:val="20"/>
                <w:szCs w:val="20"/>
                <w:rtl w:val="0"/>
              </w:rPr>
              <w:t xml:space="preserve">2025 Spring Semester</w:t>
            </w:r>
          </w:p>
        </w:tc>
      </w:tr>
      <w:tr>
        <w:trPr>
          <w:cantSplit w:val="0"/>
          <w:tblHeader w:val="0"/>
        </w:trPr>
        <w:tc>
          <w:tcPr>
            <w:gridSpan w:val="7"/>
            <w:vAlign w:val="center"/>
          </w:tcPr>
          <w:p w:rsidR="00000000" w:rsidDel="00000000" w:rsidP="00000000" w:rsidRDefault="00000000" w:rsidRPr="00000000" w14:paraId="0000012B">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2C">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CONTENT &amp; SCHEDULE</w:t>
            </w:r>
          </w:p>
          <w:p w:rsidR="00000000" w:rsidDel="00000000" w:rsidP="00000000" w:rsidRDefault="00000000" w:rsidRPr="00000000" w14:paraId="0000012D">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Lectures will be held on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Group1: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Mondays: 14:30-16:20 (BEA 2) and Wednesdays: 12:30-12:20 (CL 120)</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The Schedule is as follows:</w:t>
            </w:r>
          </w:p>
          <w:p w:rsidR="00000000" w:rsidDel="00000000" w:rsidP="00000000" w:rsidRDefault="00000000" w:rsidRPr="00000000" w14:paraId="0000013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jc w:val="both"/>
              <w:rPr>
                <w:rFonts w:ascii="Arial" w:cs="Arial" w:eastAsia="Arial" w:hAnsi="Arial"/>
                <w:sz w:val="20"/>
                <w:szCs w:val="20"/>
              </w:rPr>
            </w:pPr>
            <w:r w:rsidDel="00000000" w:rsidR="00000000" w:rsidRPr="00000000">
              <w:rPr>
                <w:rtl w:val="0"/>
              </w:rPr>
            </w:r>
            <w:r w:rsidDel="00000000" w:rsidR="00000000" w:rsidRPr="00000000">
              <w:pict>
                <v:shape id="Ink 324" style="position:absolute;margin-left:540.4pt;margin-top:25.95pt;width:1.15pt;height:1.15pt;z-index:2519183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">
                  <v:imagedata r:id="rId1" o:title=""/>
                </v:shape>
              </w:pict>
            </w:r>
          </w:p>
          <w:tbl>
            <w:tblPr>
              <w:tblStyle w:val="Table2"/>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4455"/>
              <w:gridCol w:w="2880"/>
              <w:tblGridChange w:id="0">
                <w:tblGrid>
                  <w:gridCol w:w="2293"/>
                  <w:gridCol w:w="4455"/>
                  <w:gridCol w:w="2880"/>
                </w:tblGrid>
              </w:tblGridChange>
            </w:tblGrid>
            <w:tr>
              <w:trPr>
                <w:cantSplit w:val="0"/>
                <w:tblHeader w:val="0"/>
              </w:trPr>
              <w:tc>
                <w:tcPr/>
                <w:p w:rsidR="00000000" w:rsidDel="00000000" w:rsidP="00000000" w:rsidRDefault="00000000" w:rsidRPr="00000000" w14:paraId="0000013A">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WEEK</w:t>
                  </w:r>
                </w:p>
              </w:tc>
              <w:tc>
                <w:tcPr/>
                <w:p w:rsidR="00000000" w:rsidDel="00000000" w:rsidP="00000000" w:rsidRDefault="00000000" w:rsidRPr="00000000" w14:paraId="0000013B">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DATE</w:t>
                  </w:r>
                </w:p>
              </w:tc>
              <w:tc>
                <w:tcPr>
                  <w:shd w:fill="auto" w:val="clear"/>
                </w:tcPr>
                <w:p w:rsidR="00000000" w:rsidDel="00000000" w:rsidP="00000000" w:rsidRDefault="00000000" w:rsidRPr="00000000" w14:paraId="0000013C">
                  <w:pPr>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TOPICS</w:t>
                  </w:r>
                </w:p>
              </w:tc>
            </w:tr>
            <w:tr>
              <w:trPr>
                <w:cantSplit w:val="0"/>
                <w:tblHeader w:val="0"/>
              </w:trPr>
              <w:tc>
                <w:tcPr/>
                <w:p w:rsidR="00000000" w:rsidDel="00000000" w:rsidP="00000000" w:rsidRDefault="00000000" w:rsidRPr="00000000" w14:paraId="0000013D">
                  <w:pPr>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Date </w:t>
                    <w:tab/>
                  </w:r>
                  <w:r w:rsidDel="00000000" w:rsidR="00000000" w:rsidRPr="00000000">
                    <w:rPr>
                      <w:rtl w:val="0"/>
                    </w:rPr>
                  </w:r>
                </w:p>
              </w:tc>
              <w:tc>
                <w:tcPr/>
                <w:p w:rsidR="00000000" w:rsidDel="00000000" w:rsidP="00000000" w:rsidRDefault="00000000" w:rsidRPr="00000000" w14:paraId="0000013E">
                  <w:pPr>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CHAPTERS</w:t>
                  </w:r>
                  <w:r w:rsidDel="00000000" w:rsidR="00000000" w:rsidRPr="00000000">
                    <w:rPr>
                      <w:rtl w:val="0"/>
                    </w:rPr>
                  </w:r>
                </w:p>
              </w:tc>
              <w:tc>
                <w:tcPr>
                  <w:shd w:fill="auto" w:val="clear"/>
                </w:tcPr>
                <w:p w:rsidR="00000000" w:rsidDel="00000000" w:rsidP="00000000" w:rsidRDefault="00000000" w:rsidRPr="00000000" w14:paraId="0000013F">
                  <w:pPr>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TOPICS</w:t>
                  </w:r>
                  <w:r w:rsidDel="00000000" w:rsidR="00000000" w:rsidRPr="00000000">
                    <w:rPr>
                      <w:rtl w:val="0"/>
                    </w:rPr>
                  </w:r>
                </w:p>
              </w:tc>
            </w:tr>
            <w:tr>
              <w:trPr>
                <w:cantSplit w:val="0"/>
                <w:tblHeader w:val="0"/>
              </w:trPr>
              <w:tc>
                <w:tcPr/>
                <w:p w:rsidR="00000000" w:rsidDel="00000000" w:rsidP="00000000" w:rsidRDefault="00000000" w:rsidRPr="00000000" w14:paraId="00000140">
                  <w:pPr>
                    <w:rPr>
                      <w:b w:val="1"/>
                      <w:i w:val="1"/>
                      <w:sz w:val="20"/>
                      <w:szCs w:val="20"/>
                    </w:rPr>
                  </w:pPr>
                  <w:r w:rsidDel="00000000" w:rsidR="00000000" w:rsidRPr="00000000">
                    <w:rPr>
                      <w:rtl w:val="0"/>
                    </w:rPr>
                  </w:r>
                </w:p>
                <w:p w:rsidR="00000000" w:rsidDel="00000000" w:rsidP="00000000" w:rsidRDefault="00000000" w:rsidRPr="00000000" w14:paraId="00000141">
                  <w:pPr>
                    <w:rPr>
                      <w:b w:val="1"/>
                      <w:i w:val="1"/>
                      <w:sz w:val="20"/>
                      <w:szCs w:val="20"/>
                    </w:rPr>
                  </w:pPr>
                  <w:r w:rsidDel="00000000" w:rsidR="00000000" w:rsidRPr="00000000">
                    <w:rPr>
                      <w:b w:val="1"/>
                      <w:i w:val="1"/>
                      <w:sz w:val="20"/>
                      <w:szCs w:val="20"/>
                      <w:rtl w:val="0"/>
                    </w:rPr>
                    <w:t xml:space="preserve">Week 1</w:t>
                  </w:r>
                </w:p>
                <w:p w:rsidR="00000000" w:rsidDel="00000000" w:rsidP="00000000" w:rsidRDefault="00000000" w:rsidRPr="00000000" w14:paraId="00000142">
                  <w:pPr>
                    <w:rPr>
                      <w:b w:val="1"/>
                      <w:i w:val="1"/>
                      <w:sz w:val="20"/>
                      <w:szCs w:val="20"/>
                    </w:rPr>
                  </w:pPr>
                  <w:r w:rsidDel="00000000" w:rsidR="00000000" w:rsidRPr="00000000">
                    <w:rPr>
                      <w:b w:val="1"/>
                      <w:i w:val="1"/>
                      <w:sz w:val="20"/>
                      <w:szCs w:val="20"/>
                      <w:rtl w:val="0"/>
                    </w:rPr>
                    <w:t xml:space="preserve">24-26/02/25</w:t>
                  </w:r>
                </w:p>
                <w:p w:rsidR="00000000" w:rsidDel="00000000" w:rsidP="00000000" w:rsidRDefault="00000000" w:rsidRPr="00000000" w14:paraId="00000143">
                  <w:pPr>
                    <w:rPr>
                      <w:b w:val="1"/>
                      <w:i w:val="1"/>
                      <w:sz w:val="20"/>
                      <w:szCs w:val="20"/>
                    </w:rPr>
                  </w:pPr>
                  <w:r w:rsidDel="00000000" w:rsidR="00000000" w:rsidRPr="00000000">
                    <w:rPr>
                      <w:rtl w:val="0"/>
                    </w:rPr>
                  </w:r>
                </w:p>
                <w:p w:rsidR="00000000" w:rsidDel="00000000" w:rsidP="00000000" w:rsidRDefault="00000000" w:rsidRPr="00000000" w14:paraId="00000144">
                  <w:pPr>
                    <w:rPr>
                      <w:i w:val="1"/>
                      <w:sz w:val="20"/>
                      <w:szCs w:val="20"/>
                    </w:rPr>
                  </w:pPr>
                  <w:r w:rsidDel="00000000" w:rsidR="00000000" w:rsidRPr="00000000">
                    <w:rPr>
                      <w:rtl w:val="0"/>
                    </w:rPr>
                  </w:r>
                </w:p>
                <w:p w:rsidR="00000000" w:rsidDel="00000000" w:rsidP="00000000" w:rsidRDefault="00000000" w:rsidRPr="00000000" w14:paraId="00000145">
                  <w:pPr>
                    <w:rPr>
                      <w:i w:val="1"/>
                      <w:sz w:val="20"/>
                      <w:szCs w:val="20"/>
                    </w:rPr>
                  </w:pPr>
                  <w:r w:rsidDel="00000000" w:rsidR="00000000" w:rsidRPr="00000000">
                    <w:rPr>
                      <w:rtl w:val="0"/>
                    </w:rPr>
                  </w:r>
                </w:p>
              </w:tc>
              <w:tc>
                <w:tcPr/>
                <w:p w:rsidR="00000000" w:rsidDel="00000000" w:rsidP="00000000" w:rsidRDefault="00000000" w:rsidRPr="00000000" w14:paraId="0000014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sz w:val="20"/>
                      <w:szCs w:val="20"/>
                      <w:rtl w:val="0"/>
                    </w:rPr>
                    <w:t xml:space="preserve">No readings</w:t>
                  </w:r>
                </w:p>
              </w:tc>
              <w:tc>
                <w:tcPr>
                  <w:shd w:fill="auto" w:val="clear"/>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CMBX10" w:cs="CMBX10" w:eastAsia="CMBX10" w:hAnsi="CMBX10"/>
                      <w:sz w:val="20"/>
                      <w:szCs w:val="20"/>
                      <w:rtl w:val="0"/>
                    </w:rPr>
                    <w:t xml:space="preserve">Course introduction</w:t>
                  </w:r>
                  <w:r w:rsidDel="00000000" w:rsidR="00000000" w:rsidRPr="00000000">
                    <w:rPr>
                      <w:rtl w:val="0"/>
                    </w:rPr>
                  </w:r>
                </w:p>
              </w:tc>
            </w:tr>
            <w:tr>
              <w:trPr>
                <w:cantSplit w:val="0"/>
                <w:tblHeader w:val="0"/>
              </w:trPr>
              <w:tc>
                <w:tcPr/>
                <w:p w:rsidR="00000000" w:rsidDel="00000000" w:rsidP="00000000" w:rsidRDefault="00000000" w:rsidRPr="00000000" w14:paraId="00000149">
                  <w:pPr>
                    <w:rPr>
                      <w:b w:val="1"/>
                      <w:i w:val="1"/>
                      <w:sz w:val="20"/>
                      <w:szCs w:val="20"/>
                    </w:rPr>
                  </w:pPr>
                  <w:r w:rsidDel="00000000" w:rsidR="00000000" w:rsidRPr="00000000">
                    <w:rPr>
                      <w:b w:val="1"/>
                      <w:i w:val="1"/>
                      <w:sz w:val="20"/>
                      <w:szCs w:val="20"/>
                      <w:rtl w:val="0"/>
                    </w:rPr>
                    <w:t xml:space="preserve">Week 2</w:t>
                  </w:r>
                </w:p>
                <w:p w:rsidR="00000000" w:rsidDel="00000000" w:rsidP="00000000" w:rsidRDefault="00000000" w:rsidRPr="00000000" w14:paraId="0000014A">
                  <w:pPr>
                    <w:rPr>
                      <w:b w:val="1"/>
                      <w:i w:val="1"/>
                      <w:sz w:val="20"/>
                      <w:szCs w:val="20"/>
                    </w:rPr>
                  </w:pPr>
                  <w:r w:rsidDel="00000000" w:rsidR="00000000" w:rsidRPr="00000000">
                    <w:rPr>
                      <w:b w:val="1"/>
                      <w:i w:val="1"/>
                      <w:sz w:val="20"/>
                      <w:szCs w:val="20"/>
                      <w:rtl w:val="0"/>
                    </w:rPr>
                    <w:t xml:space="preserve">03-05/03/25</w:t>
                  </w:r>
                </w:p>
                <w:p w:rsidR="00000000" w:rsidDel="00000000" w:rsidP="00000000" w:rsidRDefault="00000000" w:rsidRPr="00000000" w14:paraId="0000014B">
                  <w:pPr>
                    <w:rPr>
                      <w:b w:val="1"/>
                      <w:i w:val="1"/>
                      <w:sz w:val="20"/>
                      <w:szCs w:val="20"/>
                    </w:rPr>
                  </w:pPr>
                  <w:r w:rsidDel="00000000" w:rsidR="00000000" w:rsidRPr="00000000">
                    <w:rPr>
                      <w:rtl w:val="0"/>
                    </w:rPr>
                  </w:r>
                </w:p>
                <w:p w:rsidR="00000000" w:rsidDel="00000000" w:rsidP="00000000" w:rsidRDefault="00000000" w:rsidRPr="00000000" w14:paraId="0000014C">
                  <w:pPr>
                    <w:rPr>
                      <w:i w:val="1"/>
                      <w:sz w:val="20"/>
                      <w:szCs w:val="20"/>
                    </w:rPr>
                  </w:pPr>
                  <w:r w:rsidDel="00000000" w:rsidR="00000000" w:rsidRPr="00000000">
                    <w:rPr>
                      <w:rtl w:val="0"/>
                    </w:rPr>
                  </w:r>
                </w:p>
              </w:tc>
              <w:tc>
                <w:tcPr/>
                <w:p w:rsidR="00000000" w:rsidDel="00000000" w:rsidP="00000000" w:rsidRDefault="00000000" w:rsidRPr="00000000" w14:paraId="0000014D">
                  <w:pPr>
                    <w:tabs>
                      <w:tab w:val="left" w:leader="none" w:pos="-720"/>
                    </w:tabs>
                    <w:rPr>
                      <w:rFonts w:ascii="Arial" w:cs="Arial" w:eastAsia="Arial" w:hAnsi="Arial"/>
                      <w:sz w:val="20"/>
                      <w:szCs w:val="20"/>
                    </w:rPr>
                  </w:pPr>
                  <w:r w:rsidDel="00000000" w:rsidR="00000000" w:rsidRPr="00000000">
                    <w:rPr>
                      <w:rFonts w:ascii="Old Standard TT" w:cs="Old Standard TT" w:eastAsia="Old Standard TT" w:hAnsi="Old Standard TT"/>
                      <w:sz w:val="20"/>
                      <w:szCs w:val="20"/>
                      <w:rtl w:val="0"/>
                    </w:rPr>
                    <w:t xml:space="preserve">Preface and Baglione, Chapter 1</w:t>
                  </w:r>
                  <w:r w:rsidDel="00000000" w:rsidR="00000000" w:rsidRPr="00000000">
                    <w:rPr>
                      <w:rtl w:val="0"/>
                    </w:rPr>
                  </w:r>
                </w:p>
              </w:tc>
              <w:tc>
                <w:tcPr>
                  <w:shd w:fill="auto" w:val="clear"/>
                </w:tcPr>
                <w:p w:rsidR="00000000" w:rsidDel="00000000" w:rsidP="00000000" w:rsidRDefault="00000000" w:rsidRPr="00000000" w14:paraId="0000014E">
                  <w:pPr>
                    <w:pStyle w:val="Heading1"/>
                    <w:tabs>
                      <w:tab w:val="left" w:leader="none" w:pos="-720"/>
                    </w:tabs>
                    <w:jc w:val="left"/>
                    <w:rPr>
                      <w:rFonts w:ascii="Arial" w:cs="Arial" w:eastAsia="Arial" w:hAnsi="Arial"/>
                      <w:b w:val="0"/>
                      <w:u w:val="none"/>
                    </w:rPr>
                  </w:pPr>
                  <w:r w:rsidDel="00000000" w:rsidR="00000000" w:rsidRPr="00000000">
                    <w:rPr>
                      <w:rFonts w:ascii="Arial" w:cs="Arial" w:eastAsia="Arial" w:hAnsi="Arial"/>
                      <w:b w:val="0"/>
                      <w:u w:val="none"/>
                      <w:rtl w:val="0"/>
                    </w:rPr>
                    <w:t xml:space="preserve">Introduction</w:t>
                  </w:r>
                </w:p>
                <w:p w:rsidR="00000000" w:rsidDel="00000000" w:rsidP="00000000" w:rsidRDefault="00000000" w:rsidRPr="00000000" w14:paraId="0000014F">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0">
                  <w:pPr>
                    <w:rPr>
                      <w:b w:val="1"/>
                      <w:i w:val="1"/>
                      <w:sz w:val="20"/>
                      <w:szCs w:val="20"/>
                    </w:rPr>
                  </w:pPr>
                  <w:r w:rsidDel="00000000" w:rsidR="00000000" w:rsidRPr="00000000">
                    <w:rPr>
                      <w:b w:val="1"/>
                      <w:i w:val="1"/>
                      <w:sz w:val="20"/>
                      <w:szCs w:val="20"/>
                      <w:rtl w:val="0"/>
                    </w:rPr>
                    <w:t xml:space="preserve">Week 3</w:t>
                  </w:r>
                </w:p>
                <w:p w:rsidR="00000000" w:rsidDel="00000000" w:rsidP="00000000" w:rsidRDefault="00000000" w:rsidRPr="00000000" w14:paraId="00000151">
                  <w:pPr>
                    <w:rPr>
                      <w:b w:val="1"/>
                      <w:i w:val="1"/>
                      <w:sz w:val="20"/>
                      <w:szCs w:val="20"/>
                    </w:rPr>
                  </w:pPr>
                  <w:r w:rsidDel="00000000" w:rsidR="00000000" w:rsidRPr="00000000">
                    <w:rPr>
                      <w:b w:val="1"/>
                      <w:i w:val="1"/>
                      <w:sz w:val="20"/>
                      <w:szCs w:val="20"/>
                      <w:rtl w:val="0"/>
                    </w:rPr>
                    <w:t xml:space="preserve">10-11/03/25</w:t>
                  </w:r>
                  <w:r w:rsidDel="00000000" w:rsidR="00000000" w:rsidRPr="00000000">
                    <w:rPr>
                      <w:b w:val="1"/>
                      <w:i w:val="1"/>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152">
                  <w:pPr>
                    <w:rPr>
                      <w:b w:val="1"/>
                      <w:i w:val="1"/>
                      <w:sz w:val="20"/>
                      <w:szCs w:val="20"/>
                    </w:rPr>
                  </w:pPr>
                  <w:r w:rsidDel="00000000" w:rsidR="00000000" w:rsidRPr="00000000">
                    <w:rPr>
                      <w:rtl w:val="0"/>
                    </w:rPr>
                  </w:r>
                </w:p>
                <w:p w:rsidR="00000000" w:rsidDel="00000000" w:rsidP="00000000" w:rsidRDefault="00000000" w:rsidRPr="00000000" w14:paraId="00000153">
                  <w:pPr>
                    <w:rPr>
                      <w:b w:val="1"/>
                      <w:i w:val="1"/>
                      <w:sz w:val="20"/>
                      <w:szCs w:val="20"/>
                    </w:rPr>
                  </w:pPr>
                  <w:r w:rsidDel="00000000" w:rsidR="00000000" w:rsidRPr="00000000">
                    <w:rPr>
                      <w:rtl w:val="0"/>
                    </w:rPr>
                  </w:r>
                </w:p>
              </w:tc>
              <w:tc>
                <w:tcPr/>
                <w:p w:rsidR="00000000" w:rsidDel="00000000" w:rsidP="00000000" w:rsidRDefault="00000000" w:rsidRPr="00000000" w14:paraId="00000154">
                  <w:pPr>
                    <w:tabs>
                      <w:tab w:val="left" w:leader="none" w:pos="-720"/>
                    </w:tabs>
                    <w:rPr>
                      <w:rFonts w:ascii="Arial" w:cs="Arial" w:eastAsia="Arial" w:hAnsi="Arial"/>
                      <w:sz w:val="20"/>
                      <w:szCs w:val="20"/>
                    </w:rPr>
                  </w:pPr>
                  <w:r w:rsidDel="00000000" w:rsidR="00000000" w:rsidRPr="00000000">
                    <w:rPr>
                      <w:rFonts w:ascii="Arial" w:cs="Arial" w:eastAsia="Arial" w:hAnsi="Arial"/>
                      <w:sz w:val="20"/>
                      <w:szCs w:val="20"/>
                      <w:rtl w:val="0"/>
                    </w:rPr>
                    <w:t xml:space="preserve">Baglione, Chapter 2</w:t>
                  </w:r>
                </w:p>
                <w:p w:rsidR="00000000" w:rsidDel="00000000" w:rsidP="00000000" w:rsidRDefault="00000000" w:rsidRPr="00000000" w14:paraId="00000155">
                  <w:pPr>
                    <w:tabs>
                      <w:tab w:val="left" w:leader="none" w:pos="-720"/>
                    </w:tabs>
                    <w:ind w:right="720"/>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56">
                  <w:pPr>
                    <w:rPr>
                      <w:rFonts w:ascii="Arial" w:cs="Arial" w:eastAsia="Arial" w:hAnsi="Arial"/>
                      <w:sz w:val="20"/>
                      <w:szCs w:val="20"/>
                    </w:rPr>
                  </w:pPr>
                  <w:r w:rsidDel="00000000" w:rsidR="00000000" w:rsidRPr="00000000">
                    <w:rPr>
                      <w:rFonts w:ascii="CMBX10" w:cs="CMBX10" w:eastAsia="CMBX10" w:hAnsi="CMBX10"/>
                      <w:sz w:val="20"/>
                      <w:szCs w:val="20"/>
                      <w:rtl w:val="0"/>
                    </w:rPr>
                    <w:t xml:space="preserve">Research Question</w:t>
                  </w:r>
                  <w:r w:rsidDel="00000000" w:rsidR="00000000" w:rsidRPr="00000000">
                    <w:rPr>
                      <w:rtl w:val="0"/>
                    </w:rPr>
                  </w:r>
                </w:p>
                <w:p w:rsidR="00000000" w:rsidDel="00000000" w:rsidP="00000000" w:rsidRDefault="00000000" w:rsidRPr="00000000" w14:paraId="00000157">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58">
                  <w:pPr>
                    <w:rPr>
                      <w:b w:val="1"/>
                      <w:i w:val="1"/>
                      <w:sz w:val="20"/>
                      <w:szCs w:val="20"/>
                    </w:rPr>
                  </w:pPr>
                  <w:r w:rsidDel="00000000" w:rsidR="00000000" w:rsidRPr="00000000">
                    <w:rPr>
                      <w:b w:val="1"/>
                      <w:i w:val="1"/>
                      <w:sz w:val="20"/>
                      <w:szCs w:val="20"/>
                      <w:rtl w:val="0"/>
                    </w:rPr>
                    <w:t xml:space="preserve">Week 4</w:t>
                  </w:r>
                </w:p>
                <w:p w:rsidR="00000000" w:rsidDel="00000000" w:rsidP="00000000" w:rsidRDefault="00000000" w:rsidRPr="00000000" w14:paraId="00000159">
                  <w:pPr>
                    <w:rPr>
                      <w:b w:val="1"/>
                      <w:i w:val="1"/>
                      <w:sz w:val="20"/>
                      <w:szCs w:val="20"/>
                    </w:rPr>
                  </w:pPr>
                  <w:r w:rsidDel="00000000" w:rsidR="00000000" w:rsidRPr="00000000">
                    <w:rPr>
                      <w:b w:val="1"/>
                      <w:i w:val="1"/>
                      <w:sz w:val="20"/>
                      <w:szCs w:val="20"/>
                      <w:rtl w:val="0"/>
                    </w:rPr>
                    <w:t xml:space="preserve">17-19/03/25</w:t>
                  </w:r>
                </w:p>
                <w:p w:rsidR="00000000" w:rsidDel="00000000" w:rsidP="00000000" w:rsidRDefault="00000000" w:rsidRPr="00000000" w14:paraId="0000015A">
                  <w:pPr>
                    <w:rPr>
                      <w:i w:val="1"/>
                      <w:sz w:val="20"/>
                      <w:szCs w:val="20"/>
                    </w:rPr>
                  </w:pPr>
                  <w:r w:rsidDel="00000000" w:rsidR="00000000" w:rsidRPr="00000000">
                    <w:rPr>
                      <w:rtl w:val="0"/>
                    </w:rPr>
                  </w:r>
                </w:p>
              </w:tc>
              <w:tc>
                <w:tcPr/>
                <w:p w:rsidR="00000000" w:rsidDel="00000000" w:rsidP="00000000" w:rsidRDefault="00000000" w:rsidRPr="00000000" w14:paraId="0000015B">
                  <w:pPr>
                    <w:tabs>
                      <w:tab w:val="left" w:leader="none" w:pos="-720"/>
                    </w:tabs>
                    <w:ind w:right="720"/>
                    <w:rPr>
                      <w:rFonts w:ascii="Arial" w:cs="Arial" w:eastAsia="Arial" w:hAnsi="Arial"/>
                      <w:sz w:val="20"/>
                      <w:szCs w:val="20"/>
                    </w:rPr>
                  </w:pPr>
                  <w:r w:rsidDel="00000000" w:rsidR="00000000" w:rsidRPr="00000000">
                    <w:rPr>
                      <w:rFonts w:ascii="Arial" w:cs="Arial" w:eastAsia="Arial" w:hAnsi="Arial"/>
                      <w:sz w:val="20"/>
                      <w:szCs w:val="20"/>
                      <w:rtl w:val="0"/>
                    </w:rPr>
                    <w:t xml:space="preserve">Continued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5D">
                  <w:pPr>
                    <w:rPr>
                      <w:rFonts w:ascii="CMBX10" w:cs="CMBX10" w:eastAsia="CMBX10" w:hAnsi="CMBX10"/>
                      <w:b w:val="1"/>
                      <w:sz w:val="20"/>
                      <w:szCs w:val="20"/>
                    </w:rPr>
                  </w:pPr>
                  <w:r w:rsidDel="00000000" w:rsidR="00000000" w:rsidRPr="00000000">
                    <w:rPr>
                      <w:rFonts w:ascii="CMBX10" w:cs="CMBX10" w:eastAsia="CMBX10" w:hAnsi="CMBX10"/>
                      <w:b w:val="1"/>
                      <w:sz w:val="20"/>
                      <w:szCs w:val="20"/>
                      <w:rtl w:val="0"/>
                    </w:rPr>
                    <w:t xml:space="preserve">Recipe 1</w:t>
                  </w:r>
                </w:p>
                <w:p w:rsidR="00000000" w:rsidDel="00000000" w:rsidP="00000000" w:rsidRDefault="00000000" w:rsidRPr="00000000" w14:paraId="0000015E">
                  <w:pPr>
                    <w:rPr>
                      <w:rFonts w:ascii="Arial" w:cs="Arial" w:eastAsia="Arial" w:hAnsi="Arial"/>
                      <w:b w:val="1"/>
                      <w:sz w:val="20"/>
                      <w:szCs w:val="20"/>
                    </w:rPr>
                  </w:pPr>
                  <w:r w:rsidDel="00000000" w:rsidR="00000000" w:rsidRPr="00000000">
                    <w:rPr>
                      <w:rFonts w:ascii="CMBX10" w:cs="CMBX10" w:eastAsia="CMBX10" w:hAnsi="CMBX10"/>
                      <w:b w:val="1"/>
                      <w:sz w:val="20"/>
                      <w:szCs w:val="20"/>
                      <w:rtl w:val="0"/>
                    </w:rPr>
                    <w:t xml:space="preserve">Exercises 1 and 2</w:t>
                  </w:r>
                  <w:r w:rsidDel="00000000" w:rsidR="00000000" w:rsidRPr="00000000">
                    <w:rPr>
                      <w:rtl w:val="0"/>
                    </w:rPr>
                  </w:r>
                </w:p>
                <w:p w:rsidR="00000000" w:rsidDel="00000000" w:rsidP="00000000" w:rsidRDefault="00000000" w:rsidRPr="00000000" w14:paraId="0000015F">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0">
                  <w:pPr>
                    <w:rPr>
                      <w:b w:val="1"/>
                      <w:i w:val="1"/>
                      <w:sz w:val="20"/>
                      <w:szCs w:val="20"/>
                    </w:rPr>
                  </w:pPr>
                  <w:r w:rsidDel="00000000" w:rsidR="00000000" w:rsidRPr="00000000">
                    <w:rPr>
                      <w:b w:val="1"/>
                      <w:i w:val="1"/>
                      <w:sz w:val="20"/>
                      <w:szCs w:val="20"/>
                      <w:rtl w:val="0"/>
                    </w:rPr>
                    <w:t xml:space="preserve">Week 5</w:t>
                  </w:r>
                </w:p>
                <w:p w:rsidR="00000000" w:rsidDel="00000000" w:rsidP="00000000" w:rsidRDefault="00000000" w:rsidRPr="00000000" w14:paraId="00000161">
                  <w:pPr>
                    <w:rPr>
                      <w:b w:val="1"/>
                      <w:i w:val="1"/>
                      <w:sz w:val="20"/>
                      <w:szCs w:val="20"/>
                    </w:rPr>
                  </w:pPr>
                  <w:r w:rsidDel="00000000" w:rsidR="00000000" w:rsidRPr="00000000">
                    <w:rPr>
                      <w:b w:val="1"/>
                      <w:i w:val="1"/>
                      <w:sz w:val="20"/>
                      <w:szCs w:val="20"/>
                      <w:rtl w:val="0"/>
                    </w:rPr>
                    <w:t xml:space="preserve">24-26/03/25</w:t>
                  </w:r>
                </w:p>
                <w:p w:rsidR="00000000" w:rsidDel="00000000" w:rsidP="00000000" w:rsidRDefault="00000000" w:rsidRPr="00000000" w14:paraId="00000162">
                  <w:pPr>
                    <w:rPr>
                      <w:i w:val="1"/>
                      <w:sz w:val="20"/>
                      <w:szCs w:val="20"/>
                    </w:rPr>
                  </w:pPr>
                  <w:r w:rsidDel="00000000" w:rsidR="00000000" w:rsidRPr="00000000">
                    <w:rPr>
                      <w:rtl w:val="0"/>
                    </w:rPr>
                  </w:r>
                </w:p>
                <w:p w:rsidR="00000000" w:rsidDel="00000000" w:rsidP="00000000" w:rsidRDefault="00000000" w:rsidRPr="00000000" w14:paraId="00000163">
                  <w:pPr>
                    <w:rPr>
                      <w:i w:val="1"/>
                      <w:sz w:val="20"/>
                      <w:szCs w:val="20"/>
                    </w:rPr>
                  </w:pPr>
                  <w:r w:rsidDel="00000000" w:rsidR="00000000" w:rsidRPr="00000000">
                    <w:rPr>
                      <w:rtl w:val="0"/>
                    </w:rPr>
                  </w:r>
                </w:p>
              </w:tc>
              <w:tc>
                <w:tcPr/>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Baglione, Chapter 3</w:t>
                  </w:r>
                </w:p>
              </w:tc>
              <w:tc>
                <w:tcPr>
                  <w:shd w:fill="auto" w:val="clear"/>
                </w:tcPr>
                <w:p w:rsidR="00000000" w:rsidDel="00000000" w:rsidP="00000000" w:rsidRDefault="00000000" w:rsidRPr="00000000" w14:paraId="00000165">
                  <w:pPr>
                    <w:rPr>
                      <w:rFonts w:ascii="Arial" w:cs="Arial" w:eastAsia="Arial" w:hAnsi="Arial"/>
                      <w:sz w:val="20"/>
                      <w:szCs w:val="20"/>
                    </w:rPr>
                  </w:pPr>
                  <w:r w:rsidDel="00000000" w:rsidR="00000000" w:rsidRPr="00000000">
                    <w:rPr>
                      <w:rFonts w:ascii="CMBX10" w:cs="CMBX10" w:eastAsia="CMBX10" w:hAnsi="CMBX10"/>
                      <w:sz w:val="20"/>
                      <w:szCs w:val="20"/>
                      <w:rtl w:val="0"/>
                    </w:rPr>
                    <w:t xml:space="preserve">Citations, Sources, References</w:t>
                  </w:r>
                  <w:r w:rsidDel="00000000" w:rsidR="00000000" w:rsidRPr="00000000">
                    <w:rPr>
                      <w:rtl w:val="0"/>
                    </w:rPr>
                  </w:r>
                </w:p>
              </w:tc>
            </w:tr>
            <w:tr>
              <w:trPr>
                <w:cantSplit w:val="0"/>
                <w:tblHeader w:val="0"/>
              </w:trPr>
              <w:tc>
                <w:tcPr/>
                <w:p w:rsidR="00000000" w:rsidDel="00000000" w:rsidP="00000000" w:rsidRDefault="00000000" w:rsidRPr="00000000" w14:paraId="00000166">
                  <w:pPr>
                    <w:rPr>
                      <w:b w:val="1"/>
                      <w:i w:val="1"/>
                      <w:sz w:val="20"/>
                      <w:szCs w:val="20"/>
                    </w:rPr>
                  </w:pPr>
                  <w:r w:rsidDel="00000000" w:rsidR="00000000" w:rsidRPr="00000000">
                    <w:rPr>
                      <w:b w:val="1"/>
                      <w:i w:val="1"/>
                      <w:sz w:val="20"/>
                      <w:szCs w:val="20"/>
                      <w:rtl w:val="0"/>
                    </w:rPr>
                    <w:t xml:space="preserve">Week 6</w:t>
                  </w:r>
                </w:p>
                <w:p w:rsidR="00000000" w:rsidDel="00000000" w:rsidP="00000000" w:rsidRDefault="00000000" w:rsidRPr="00000000" w14:paraId="00000167">
                  <w:pPr>
                    <w:rPr>
                      <w:b w:val="1"/>
                      <w:i w:val="1"/>
                      <w:sz w:val="20"/>
                      <w:szCs w:val="20"/>
                    </w:rPr>
                  </w:pPr>
                  <w:r w:rsidDel="00000000" w:rsidR="00000000" w:rsidRPr="00000000">
                    <w:rPr>
                      <w:b w:val="1"/>
                      <w:i w:val="1"/>
                      <w:sz w:val="20"/>
                      <w:szCs w:val="20"/>
                      <w:rtl w:val="0"/>
                    </w:rPr>
                    <w:t xml:space="preserve">02/04/25</w:t>
                  </w:r>
                </w:p>
                <w:p w:rsidR="00000000" w:rsidDel="00000000" w:rsidP="00000000" w:rsidRDefault="00000000" w:rsidRPr="00000000" w14:paraId="00000168">
                  <w:pPr>
                    <w:rPr>
                      <w:b w:val="1"/>
                      <w:i w:val="1"/>
                      <w:sz w:val="20"/>
                      <w:szCs w:val="20"/>
                    </w:rPr>
                  </w:pPr>
                  <w:r w:rsidDel="00000000" w:rsidR="00000000" w:rsidRPr="00000000">
                    <w:rPr>
                      <w:rtl w:val="0"/>
                    </w:rPr>
                  </w:r>
                </w:p>
                <w:p w:rsidR="00000000" w:rsidDel="00000000" w:rsidP="00000000" w:rsidRDefault="00000000" w:rsidRPr="00000000" w14:paraId="00000169">
                  <w:pPr>
                    <w:rPr>
                      <w:b w:val="1"/>
                      <w:i w:val="1"/>
                      <w:sz w:val="20"/>
                      <w:szCs w:val="20"/>
                    </w:rPr>
                  </w:pPr>
                  <w:r w:rsidDel="00000000" w:rsidR="00000000" w:rsidRPr="00000000">
                    <w:rPr>
                      <w:rtl w:val="0"/>
                    </w:rPr>
                  </w:r>
                </w:p>
              </w:tc>
              <w:tc>
                <w:tcPr/>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Continued</w:t>
                  </w:r>
                </w:p>
                <w:p w:rsidR="00000000" w:rsidDel="00000000" w:rsidP="00000000" w:rsidRDefault="00000000" w:rsidRPr="00000000" w14:paraId="0000016B">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6C">
                  <w:pPr>
                    <w:rPr>
                      <w:rFonts w:ascii="CMBX10" w:cs="CMBX10" w:eastAsia="CMBX10" w:hAnsi="CMBX10"/>
                      <w:b w:val="1"/>
                      <w:sz w:val="20"/>
                      <w:szCs w:val="20"/>
                    </w:rPr>
                  </w:pPr>
                  <w:r w:rsidDel="00000000" w:rsidR="00000000" w:rsidRPr="00000000">
                    <w:rPr>
                      <w:rFonts w:ascii="CMBX10" w:cs="CMBX10" w:eastAsia="CMBX10" w:hAnsi="CMBX10"/>
                      <w:b w:val="1"/>
                      <w:sz w:val="20"/>
                      <w:szCs w:val="20"/>
                      <w:rtl w:val="0"/>
                    </w:rPr>
                    <w:t xml:space="preserve">Recipe 2</w:t>
                  </w:r>
                </w:p>
                <w:p w:rsidR="00000000" w:rsidDel="00000000" w:rsidP="00000000" w:rsidRDefault="00000000" w:rsidRPr="00000000" w14:paraId="0000016D">
                  <w:pPr>
                    <w:rPr>
                      <w:rFonts w:ascii="Arial" w:cs="Arial" w:eastAsia="Arial" w:hAnsi="Arial"/>
                      <w:b w:val="1"/>
                      <w:sz w:val="20"/>
                      <w:szCs w:val="20"/>
                    </w:rPr>
                  </w:pPr>
                  <w:r w:rsidDel="00000000" w:rsidR="00000000" w:rsidRPr="00000000">
                    <w:rPr>
                      <w:rFonts w:ascii="CMBX10" w:cs="CMBX10" w:eastAsia="CMBX10" w:hAnsi="CMBX10"/>
                      <w:b w:val="1"/>
                      <w:sz w:val="20"/>
                      <w:szCs w:val="20"/>
                      <w:rtl w:val="0"/>
                    </w:rPr>
                    <w:t xml:space="preserve">Exercises 1 and 2</w:t>
                  </w:r>
                  <w:r w:rsidDel="00000000" w:rsidR="00000000" w:rsidRPr="00000000">
                    <w:rPr>
                      <w:rtl w:val="0"/>
                    </w:rPr>
                  </w:r>
                </w:p>
                <w:p w:rsidR="00000000" w:rsidDel="00000000" w:rsidP="00000000" w:rsidRDefault="00000000" w:rsidRPr="00000000" w14:paraId="0000016E">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F">
                  <w:pPr>
                    <w:rPr>
                      <w:b w:val="1"/>
                      <w:i w:val="1"/>
                      <w:sz w:val="20"/>
                      <w:szCs w:val="20"/>
                    </w:rPr>
                  </w:pPr>
                  <w:r w:rsidDel="00000000" w:rsidR="00000000" w:rsidRPr="00000000">
                    <w:rPr>
                      <w:b w:val="1"/>
                      <w:i w:val="1"/>
                      <w:sz w:val="20"/>
                      <w:szCs w:val="20"/>
                      <w:rtl w:val="0"/>
                    </w:rPr>
                    <w:t xml:space="preserve">Week 7</w:t>
                  </w:r>
                </w:p>
                <w:p w:rsidR="00000000" w:rsidDel="00000000" w:rsidP="00000000" w:rsidRDefault="00000000" w:rsidRPr="00000000" w14:paraId="00000170">
                  <w:pPr>
                    <w:rPr>
                      <w:b w:val="1"/>
                      <w:i w:val="1"/>
                      <w:sz w:val="20"/>
                      <w:szCs w:val="20"/>
                    </w:rPr>
                  </w:pPr>
                  <w:r w:rsidDel="00000000" w:rsidR="00000000" w:rsidRPr="00000000">
                    <w:rPr>
                      <w:b w:val="1"/>
                      <w:i w:val="1"/>
                      <w:sz w:val="20"/>
                      <w:szCs w:val="20"/>
                      <w:rtl w:val="0"/>
                    </w:rPr>
                    <w:t xml:space="preserve">07-09/04/25</w:t>
                  </w:r>
                </w:p>
                <w:p w:rsidR="00000000" w:rsidDel="00000000" w:rsidP="00000000" w:rsidRDefault="00000000" w:rsidRPr="00000000" w14:paraId="00000171">
                  <w:pPr>
                    <w:rPr>
                      <w:b w:val="1"/>
                      <w:i w:val="1"/>
                      <w:sz w:val="20"/>
                      <w:szCs w:val="20"/>
                    </w:rPr>
                  </w:pPr>
                  <w:r w:rsidDel="00000000" w:rsidR="00000000" w:rsidRPr="00000000">
                    <w:rPr>
                      <w:rtl w:val="0"/>
                    </w:rPr>
                  </w:r>
                </w:p>
                <w:p w:rsidR="00000000" w:rsidDel="00000000" w:rsidP="00000000" w:rsidRDefault="00000000" w:rsidRPr="00000000" w14:paraId="00000172">
                  <w:pPr>
                    <w:rPr>
                      <w:b w:val="1"/>
                      <w:i w:val="1"/>
                      <w:sz w:val="20"/>
                      <w:szCs w:val="20"/>
                    </w:rPr>
                  </w:pPr>
                  <w:r w:rsidDel="00000000" w:rsidR="00000000" w:rsidRPr="00000000">
                    <w:rPr>
                      <w:rtl w:val="0"/>
                    </w:rPr>
                  </w:r>
                </w:p>
                <w:p w:rsidR="00000000" w:rsidDel="00000000" w:rsidP="00000000" w:rsidRDefault="00000000" w:rsidRPr="00000000" w14:paraId="00000173">
                  <w:pPr>
                    <w:rPr>
                      <w:b w:val="1"/>
                      <w:i w:val="1"/>
                      <w:sz w:val="20"/>
                      <w:szCs w:val="20"/>
                    </w:rPr>
                  </w:pPr>
                  <w:r w:rsidDel="00000000" w:rsidR="00000000" w:rsidRPr="00000000">
                    <w:rPr>
                      <w:rtl w:val="0"/>
                    </w:rPr>
                  </w:r>
                </w:p>
              </w:tc>
              <w:tc>
                <w:tcPr/>
                <w:p w:rsidR="00000000" w:rsidDel="00000000" w:rsidP="00000000" w:rsidRDefault="00000000" w:rsidRPr="00000000" w14:paraId="00000174">
                  <w:pPr>
                    <w:tabs>
                      <w:tab w:val="left" w:leader="none" w:pos="-720"/>
                    </w:tabs>
                    <w:rPr>
                      <w:rFonts w:ascii="Arial" w:cs="Arial" w:eastAsia="Arial" w:hAnsi="Arial"/>
                      <w:sz w:val="20"/>
                      <w:szCs w:val="20"/>
                    </w:rPr>
                  </w:pPr>
                  <w:r w:rsidDel="00000000" w:rsidR="00000000" w:rsidRPr="00000000">
                    <w:rPr>
                      <w:rFonts w:ascii="Arial" w:cs="Arial" w:eastAsia="Arial" w:hAnsi="Arial"/>
                      <w:sz w:val="20"/>
                      <w:szCs w:val="20"/>
                      <w:rtl w:val="0"/>
                    </w:rPr>
                    <w:t xml:space="preserve">Baglione, Chapter 4</w:t>
                  </w:r>
                </w:p>
                <w:p w:rsidR="00000000" w:rsidDel="00000000" w:rsidP="00000000" w:rsidRDefault="00000000" w:rsidRPr="00000000" w14:paraId="00000175">
                  <w:pPr>
                    <w:tabs>
                      <w:tab w:val="left" w:leader="none" w:pos="-72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6">
                  <w:pPr>
                    <w:tabs>
                      <w:tab w:val="left" w:leader="none" w:pos="-72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7">
                  <w:pPr>
                    <w:tabs>
                      <w:tab w:val="left" w:leader="none" w:pos="-720"/>
                    </w:tabs>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78">
                  <w:pPr>
                    <w:tabs>
                      <w:tab w:val="left" w:leader="none" w:pos="-72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9">
                  <w:pPr>
                    <w:rPr>
                      <w:rFonts w:ascii="CMBX10" w:cs="CMBX10" w:eastAsia="CMBX10" w:hAnsi="CMBX10"/>
                      <w:sz w:val="20"/>
                      <w:szCs w:val="20"/>
                    </w:rPr>
                  </w:pPr>
                  <w:r w:rsidDel="00000000" w:rsidR="00000000" w:rsidRPr="00000000">
                    <w:rPr>
                      <w:rFonts w:ascii="CMBX10" w:cs="CMBX10" w:eastAsia="CMBX10" w:hAnsi="CMBX10"/>
                      <w:sz w:val="20"/>
                      <w:szCs w:val="20"/>
                      <w:rtl w:val="0"/>
                    </w:rPr>
                    <w:t xml:space="preserve">Liternature Review</w:t>
                  </w:r>
                </w:p>
                <w:p w:rsidR="00000000" w:rsidDel="00000000" w:rsidP="00000000" w:rsidRDefault="00000000" w:rsidRPr="00000000" w14:paraId="0000017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B">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7C">
                  <w:pPr>
                    <w:tabs>
                      <w:tab w:val="left" w:leader="none" w:pos="-720"/>
                    </w:tabs>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D">
                  <w:pPr>
                    <w:rPr>
                      <w:b w:val="1"/>
                      <w:i w:val="1"/>
                      <w:sz w:val="20"/>
                      <w:szCs w:val="20"/>
                    </w:rPr>
                  </w:pPr>
                  <w:r w:rsidDel="00000000" w:rsidR="00000000" w:rsidRPr="00000000">
                    <w:rPr>
                      <w:b w:val="1"/>
                      <w:i w:val="1"/>
                      <w:sz w:val="20"/>
                      <w:szCs w:val="20"/>
                      <w:rtl w:val="0"/>
                    </w:rPr>
                    <w:t xml:space="preserve">Week 8</w:t>
                  </w:r>
                </w:p>
                <w:p w:rsidR="00000000" w:rsidDel="00000000" w:rsidP="00000000" w:rsidRDefault="00000000" w:rsidRPr="00000000" w14:paraId="0000017E">
                  <w:pPr>
                    <w:rPr>
                      <w:b w:val="1"/>
                      <w:i w:val="1"/>
                      <w:sz w:val="20"/>
                      <w:szCs w:val="20"/>
                    </w:rPr>
                  </w:pPr>
                  <w:r w:rsidDel="00000000" w:rsidR="00000000" w:rsidRPr="00000000">
                    <w:rPr>
                      <w:b w:val="1"/>
                      <w:i w:val="1"/>
                      <w:sz w:val="20"/>
                      <w:szCs w:val="20"/>
                      <w:rtl w:val="0"/>
                    </w:rPr>
                    <w:t xml:space="preserve">11-26/04/25</w:t>
                  </w:r>
                </w:p>
              </w:tc>
              <w:tc>
                <w:tcPr/>
                <w:p w:rsidR="00000000" w:rsidDel="00000000" w:rsidP="00000000" w:rsidRDefault="00000000" w:rsidRPr="00000000" w14:paraId="0000017F">
                  <w:pPr>
                    <w:tabs>
                      <w:tab w:val="left" w:leader="none" w:pos="-720"/>
                    </w:tabs>
                    <w:rPr>
                      <w:rFonts w:ascii="Arial" w:cs="Arial" w:eastAsia="Arial" w:hAnsi="Arial"/>
                      <w:sz w:val="20"/>
                      <w:szCs w:val="20"/>
                    </w:rPr>
                  </w:pPr>
                  <w:r w:rsidDel="00000000" w:rsidR="00000000" w:rsidRPr="00000000">
                    <w:rPr>
                      <w:rFonts w:ascii="Arial" w:cs="Arial" w:eastAsia="Arial" w:hAnsi="Arial"/>
                      <w:sz w:val="20"/>
                      <w:szCs w:val="20"/>
                      <w:rtl w:val="0"/>
                    </w:rPr>
                    <w:t xml:space="preserve">No Readings (midterms)</w:t>
                  </w:r>
                </w:p>
              </w:tc>
              <w:tc>
                <w:tcPr>
                  <w:shd w:fill="auto" w:val="clear"/>
                </w:tcPr>
                <w:p w:rsidR="00000000" w:rsidDel="00000000" w:rsidP="00000000" w:rsidRDefault="00000000" w:rsidRPr="00000000" w14:paraId="00000180">
                  <w:pPr>
                    <w:rPr>
                      <w:rFonts w:ascii="CMBX10" w:cs="CMBX10" w:eastAsia="CMBX10" w:hAnsi="CMBX10"/>
                      <w:b w:val="1"/>
                      <w:sz w:val="20"/>
                      <w:szCs w:val="20"/>
                    </w:rPr>
                  </w:pPr>
                  <w:r w:rsidDel="00000000" w:rsidR="00000000" w:rsidRPr="00000000">
                    <w:rPr>
                      <w:rtl w:val="0"/>
                    </w:rPr>
                  </w:r>
                </w:p>
                <w:p w:rsidR="00000000" w:rsidDel="00000000" w:rsidP="00000000" w:rsidRDefault="00000000" w:rsidRPr="00000000" w14:paraId="00000181">
                  <w:pPr>
                    <w:rPr>
                      <w:rFonts w:ascii="Arial" w:cs="Arial" w:eastAsia="Arial" w:hAnsi="Arial"/>
                      <w:sz w:val="20"/>
                      <w:szCs w:val="20"/>
                    </w:rPr>
                  </w:pPr>
                  <w:r w:rsidDel="00000000" w:rsidR="00000000" w:rsidRPr="00000000">
                    <w:rPr>
                      <w:rFonts w:ascii="CMBX10" w:cs="CMBX10" w:eastAsia="CMBX10" w:hAnsi="CMBX10"/>
                      <w:b w:val="1"/>
                      <w:sz w:val="20"/>
                      <w:szCs w:val="20"/>
                      <w:rtl w:val="0"/>
                    </w:rPr>
                    <w:t xml:space="preserve">Midterm examinations</w:t>
                  </w:r>
                  <w:r w:rsidDel="00000000" w:rsidR="00000000" w:rsidRPr="00000000">
                    <w:rPr>
                      <w:rtl w:val="0"/>
                    </w:rPr>
                  </w:r>
                </w:p>
                <w:p w:rsidR="00000000" w:rsidDel="00000000" w:rsidP="00000000" w:rsidRDefault="00000000" w:rsidRPr="00000000" w14:paraId="00000182">
                  <w:pPr>
                    <w:tabs>
                      <w:tab w:val="left" w:leader="none" w:pos="-720"/>
                    </w:tabs>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3">
                  <w:pPr>
                    <w:rPr>
                      <w:b w:val="1"/>
                      <w:i w:val="1"/>
                      <w:sz w:val="20"/>
                      <w:szCs w:val="20"/>
                    </w:rPr>
                  </w:pPr>
                  <w:r w:rsidDel="00000000" w:rsidR="00000000" w:rsidRPr="00000000">
                    <w:rPr>
                      <w:b w:val="1"/>
                      <w:i w:val="1"/>
                      <w:sz w:val="20"/>
                      <w:szCs w:val="20"/>
                      <w:rtl w:val="0"/>
                    </w:rPr>
                    <w:t xml:space="preserve">Week 9</w:t>
                  </w:r>
                </w:p>
                <w:p w:rsidR="00000000" w:rsidDel="00000000" w:rsidP="00000000" w:rsidRDefault="00000000" w:rsidRPr="00000000" w14:paraId="00000184">
                  <w:pPr>
                    <w:rPr>
                      <w:b w:val="1"/>
                      <w:i w:val="1"/>
                      <w:sz w:val="20"/>
                      <w:szCs w:val="20"/>
                    </w:rPr>
                  </w:pPr>
                  <w:r w:rsidDel="00000000" w:rsidR="00000000" w:rsidRPr="00000000">
                    <w:rPr>
                      <w:b w:val="1"/>
                      <w:i w:val="1"/>
                      <w:sz w:val="20"/>
                      <w:szCs w:val="20"/>
                      <w:rtl w:val="0"/>
                    </w:rPr>
                    <w:t xml:space="preserve">28-30/04/25</w:t>
                  </w:r>
                </w:p>
                <w:p w:rsidR="00000000" w:rsidDel="00000000" w:rsidP="00000000" w:rsidRDefault="00000000" w:rsidRPr="00000000" w14:paraId="00000185">
                  <w:pPr>
                    <w:rPr>
                      <w:b w:val="1"/>
                      <w:i w:val="1"/>
                      <w:sz w:val="20"/>
                      <w:szCs w:val="20"/>
                    </w:rPr>
                  </w:pPr>
                  <w:r w:rsidDel="00000000" w:rsidR="00000000" w:rsidRPr="00000000">
                    <w:rPr>
                      <w:rtl w:val="0"/>
                    </w:rPr>
                  </w:r>
                </w:p>
                <w:p w:rsidR="00000000" w:rsidDel="00000000" w:rsidP="00000000" w:rsidRDefault="00000000" w:rsidRPr="00000000" w14:paraId="00000186">
                  <w:pPr>
                    <w:rPr>
                      <w:b w:val="1"/>
                      <w:i w:val="1"/>
                      <w:sz w:val="20"/>
                      <w:szCs w:val="20"/>
                    </w:rPr>
                  </w:pPr>
                  <w:r w:rsidDel="00000000" w:rsidR="00000000" w:rsidRPr="00000000">
                    <w:rPr>
                      <w:rtl w:val="0"/>
                    </w:rPr>
                  </w:r>
                </w:p>
                <w:p w:rsidR="00000000" w:rsidDel="00000000" w:rsidP="00000000" w:rsidRDefault="00000000" w:rsidRPr="00000000" w14:paraId="00000187">
                  <w:pPr>
                    <w:rPr>
                      <w:b w:val="1"/>
                      <w:i w:val="1"/>
                      <w:sz w:val="20"/>
                      <w:szCs w:val="20"/>
                    </w:rPr>
                  </w:pPr>
                  <w:r w:rsidDel="00000000" w:rsidR="00000000" w:rsidRPr="00000000">
                    <w:rPr>
                      <w:rtl w:val="0"/>
                    </w:rPr>
                  </w:r>
                </w:p>
              </w:tc>
              <w:tc>
                <w:tcPr/>
                <w:p w:rsidR="00000000" w:rsidDel="00000000" w:rsidP="00000000" w:rsidRDefault="00000000" w:rsidRPr="00000000" w14:paraId="00000188">
                  <w:pPr>
                    <w:tabs>
                      <w:tab w:val="left" w:leader="none" w:pos="-720"/>
                    </w:tabs>
                    <w:rPr>
                      <w:rFonts w:ascii="Arial" w:cs="Arial" w:eastAsia="Arial" w:hAnsi="Arial"/>
                      <w:sz w:val="20"/>
                      <w:szCs w:val="20"/>
                    </w:rPr>
                  </w:pPr>
                  <w:r w:rsidDel="00000000" w:rsidR="00000000" w:rsidRPr="00000000">
                    <w:rPr>
                      <w:rFonts w:ascii="Arial" w:cs="Arial" w:eastAsia="Arial" w:hAnsi="Arial"/>
                      <w:sz w:val="20"/>
                      <w:szCs w:val="20"/>
                      <w:rtl w:val="0"/>
                    </w:rPr>
                    <w:t xml:space="preserve">Chapter 4 continued </w:t>
                  </w:r>
                </w:p>
                <w:p w:rsidR="00000000" w:rsidDel="00000000" w:rsidP="00000000" w:rsidRDefault="00000000" w:rsidRPr="00000000" w14:paraId="00000189">
                  <w:pPr>
                    <w:tabs>
                      <w:tab w:val="left" w:leader="none" w:pos="-720"/>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A">
                  <w:pPr>
                    <w:tabs>
                      <w:tab w:val="left" w:leader="none" w:pos="-720"/>
                    </w:tabs>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tabs>
                      <w:tab w:val="left" w:leader="none" w:pos="-720"/>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Recipe 3</w:t>
                  </w:r>
                </w:p>
                <w:p w:rsidR="00000000" w:rsidDel="00000000" w:rsidP="00000000" w:rsidRDefault="00000000" w:rsidRPr="00000000" w14:paraId="0000018D">
                  <w:pPr>
                    <w:tabs>
                      <w:tab w:val="left" w:leader="none" w:pos="-720"/>
                    </w:tabs>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Exercises 1, 2  and 3</w:t>
                  </w:r>
                </w:p>
                <w:p w:rsidR="00000000" w:rsidDel="00000000" w:rsidP="00000000" w:rsidRDefault="00000000" w:rsidRPr="00000000" w14:paraId="0000018E">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8F">
                  <w:pPr>
                    <w:rPr>
                      <w:b w:val="1"/>
                      <w:i w:val="1"/>
                      <w:sz w:val="20"/>
                      <w:szCs w:val="20"/>
                    </w:rPr>
                  </w:pPr>
                  <w:r w:rsidDel="00000000" w:rsidR="00000000" w:rsidRPr="00000000">
                    <w:rPr>
                      <w:b w:val="1"/>
                      <w:i w:val="1"/>
                      <w:sz w:val="20"/>
                      <w:szCs w:val="20"/>
                      <w:rtl w:val="0"/>
                    </w:rPr>
                    <w:t xml:space="preserve">Week 10</w:t>
                  </w:r>
                </w:p>
                <w:p w:rsidR="00000000" w:rsidDel="00000000" w:rsidP="00000000" w:rsidRDefault="00000000" w:rsidRPr="00000000" w14:paraId="00000190">
                  <w:pPr>
                    <w:rPr>
                      <w:b w:val="1"/>
                      <w:i w:val="1"/>
                      <w:sz w:val="20"/>
                      <w:szCs w:val="20"/>
                    </w:rPr>
                  </w:pPr>
                  <w:r w:rsidDel="00000000" w:rsidR="00000000" w:rsidRPr="00000000">
                    <w:rPr>
                      <w:b w:val="1"/>
                      <w:i w:val="1"/>
                      <w:sz w:val="20"/>
                      <w:szCs w:val="20"/>
                      <w:rtl w:val="0"/>
                    </w:rPr>
                    <w:t xml:space="preserve">05-07/05/25</w:t>
                  </w:r>
                </w:p>
                <w:p w:rsidR="00000000" w:rsidDel="00000000" w:rsidP="00000000" w:rsidRDefault="00000000" w:rsidRPr="00000000" w14:paraId="00000191">
                  <w:pPr>
                    <w:rPr>
                      <w:b w:val="1"/>
                      <w:i w:val="1"/>
                      <w:sz w:val="20"/>
                      <w:szCs w:val="20"/>
                    </w:rPr>
                  </w:pPr>
                  <w:r w:rsidDel="00000000" w:rsidR="00000000" w:rsidRPr="00000000">
                    <w:rPr>
                      <w:rtl w:val="0"/>
                    </w:rPr>
                  </w:r>
                </w:p>
                <w:p w:rsidR="00000000" w:rsidDel="00000000" w:rsidP="00000000" w:rsidRDefault="00000000" w:rsidRPr="00000000" w14:paraId="00000192">
                  <w:pPr>
                    <w:rPr>
                      <w:b w:val="1"/>
                      <w:i w:val="1"/>
                      <w:sz w:val="20"/>
                      <w:szCs w:val="20"/>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72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Baglione, Chapter 5</w:t>
                  </w:r>
                </w:p>
                <w:p w:rsidR="00000000" w:rsidDel="00000000" w:rsidP="00000000" w:rsidRDefault="00000000" w:rsidRPr="00000000" w14:paraId="00000194">
                  <w:pPr>
                    <w:tabs>
                      <w:tab w:val="left" w:leader="none" w:pos="-720"/>
                      <w:tab w:val="left" w:leader="none" w:pos="0"/>
                      <w:tab w:val="left" w:leader="none" w:pos="720"/>
                    </w:tabs>
                    <w:ind w:right="720"/>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95">
                  <w:pPr>
                    <w:rPr>
                      <w:rFonts w:ascii="Arial" w:cs="Arial" w:eastAsia="Arial" w:hAnsi="Arial"/>
                      <w:sz w:val="20"/>
                      <w:szCs w:val="20"/>
                    </w:rPr>
                  </w:pPr>
                  <w:r w:rsidDel="00000000" w:rsidR="00000000" w:rsidRPr="00000000">
                    <w:rPr>
                      <w:rFonts w:ascii="Arial" w:cs="Arial" w:eastAsia="Arial" w:hAnsi="Arial"/>
                      <w:sz w:val="20"/>
                      <w:szCs w:val="20"/>
                      <w:rtl w:val="0"/>
                    </w:rPr>
                    <w:t xml:space="preserve">Thesis, Model, Hypothesis</w:t>
                  </w:r>
                </w:p>
                <w:p w:rsidR="00000000" w:rsidDel="00000000" w:rsidP="00000000" w:rsidRDefault="00000000" w:rsidRPr="00000000" w14:paraId="000001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Recipe 4</w:t>
                  </w:r>
                </w:p>
                <w:p w:rsidR="00000000" w:rsidDel="00000000" w:rsidP="00000000" w:rsidRDefault="00000000" w:rsidRPr="00000000" w14:paraId="00000198">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Exercises 1, 2, 3, and 4</w:t>
                  </w:r>
                  <w:r w:rsidDel="00000000" w:rsidR="00000000" w:rsidRPr="00000000">
                    <w:rPr>
                      <w:rtl w:val="0"/>
                    </w:rPr>
                  </w:r>
                </w:p>
                <w:p w:rsidR="00000000" w:rsidDel="00000000" w:rsidP="00000000" w:rsidRDefault="00000000" w:rsidRPr="00000000" w14:paraId="00000199">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9A">
                  <w:pPr>
                    <w:rPr>
                      <w:b w:val="1"/>
                      <w:i w:val="1"/>
                      <w:sz w:val="20"/>
                      <w:szCs w:val="20"/>
                    </w:rPr>
                  </w:pPr>
                  <w:r w:rsidDel="00000000" w:rsidR="00000000" w:rsidRPr="00000000">
                    <w:rPr>
                      <w:b w:val="1"/>
                      <w:i w:val="1"/>
                      <w:sz w:val="20"/>
                      <w:szCs w:val="20"/>
                      <w:rtl w:val="0"/>
                    </w:rPr>
                    <w:t xml:space="preserve">Week 11</w:t>
                  </w:r>
                </w:p>
                <w:p w:rsidR="00000000" w:rsidDel="00000000" w:rsidP="00000000" w:rsidRDefault="00000000" w:rsidRPr="00000000" w14:paraId="0000019B">
                  <w:pPr>
                    <w:rPr>
                      <w:b w:val="1"/>
                      <w:i w:val="1"/>
                      <w:sz w:val="20"/>
                      <w:szCs w:val="20"/>
                    </w:rPr>
                  </w:pPr>
                  <w:r w:rsidDel="00000000" w:rsidR="00000000" w:rsidRPr="00000000">
                    <w:rPr>
                      <w:b w:val="1"/>
                      <w:i w:val="1"/>
                      <w:sz w:val="20"/>
                      <w:szCs w:val="20"/>
                      <w:rtl w:val="0"/>
                    </w:rPr>
                    <w:t xml:space="preserve">12-14/05/25</w:t>
                  </w:r>
                </w:p>
                <w:p w:rsidR="00000000" w:rsidDel="00000000" w:rsidP="00000000" w:rsidRDefault="00000000" w:rsidRPr="00000000" w14:paraId="0000019C">
                  <w:pPr>
                    <w:rPr>
                      <w:b w:val="1"/>
                      <w:i w:val="1"/>
                      <w:sz w:val="20"/>
                      <w:szCs w:val="20"/>
                    </w:rPr>
                  </w:pPr>
                  <w:r w:rsidDel="00000000" w:rsidR="00000000" w:rsidRPr="00000000">
                    <w:rPr>
                      <w:rtl w:val="0"/>
                    </w:rPr>
                  </w:r>
                </w:p>
              </w:tc>
              <w:tc>
                <w:tcPr/>
                <w:p w:rsidR="00000000" w:rsidDel="00000000" w:rsidP="00000000" w:rsidRDefault="00000000" w:rsidRPr="00000000" w14:paraId="0000019D">
                  <w:pPr>
                    <w:tabs>
                      <w:tab w:val="left" w:leader="none" w:pos="-720"/>
                      <w:tab w:val="left" w:leader="none" w:pos="0"/>
                      <w:tab w:val="left" w:leader="none" w:pos="1440"/>
                    </w:tabs>
                    <w:ind w:right="720"/>
                    <w:rPr>
                      <w:rFonts w:ascii="Arial" w:cs="Arial" w:eastAsia="Arial" w:hAnsi="Arial"/>
                      <w:sz w:val="20"/>
                      <w:szCs w:val="20"/>
                    </w:rPr>
                  </w:pPr>
                  <w:r w:rsidDel="00000000" w:rsidR="00000000" w:rsidRPr="00000000">
                    <w:rPr>
                      <w:rFonts w:ascii="Arial" w:cs="Arial" w:eastAsia="Arial" w:hAnsi="Arial"/>
                      <w:sz w:val="20"/>
                      <w:szCs w:val="20"/>
                      <w:rtl w:val="0"/>
                    </w:rPr>
                    <w:t xml:space="preserve">Baglione, Chapter 6</w:t>
                  </w:r>
                </w:p>
              </w:tc>
              <w:tc>
                <w:tcPr>
                  <w:shd w:fill="auto" w:val="clear"/>
                </w:tcPr>
                <w:p w:rsidR="00000000" w:rsidDel="00000000" w:rsidP="00000000" w:rsidRDefault="00000000" w:rsidRPr="00000000" w14:paraId="0000019E">
                  <w:pPr>
                    <w:rPr>
                      <w:rFonts w:ascii="CMBX10" w:cs="CMBX10" w:eastAsia="CMBX10" w:hAnsi="CMBX10"/>
                      <w:sz w:val="20"/>
                      <w:szCs w:val="20"/>
                    </w:rPr>
                  </w:pPr>
                  <w:r w:rsidDel="00000000" w:rsidR="00000000" w:rsidRPr="00000000">
                    <w:rPr>
                      <w:rFonts w:ascii="CMBX10" w:cs="CMBX10" w:eastAsia="CMBX10" w:hAnsi="CMBX10"/>
                      <w:sz w:val="20"/>
                      <w:szCs w:val="20"/>
                      <w:rtl w:val="0"/>
                    </w:rPr>
                    <w:t xml:space="preserve">Revise and Edit</w:t>
                  </w:r>
                </w:p>
                <w:p w:rsidR="00000000" w:rsidDel="00000000" w:rsidP="00000000" w:rsidRDefault="00000000" w:rsidRPr="00000000" w14:paraId="0000019F">
                  <w:pPr>
                    <w:rPr>
                      <w:rFonts w:ascii="CMBX10" w:cs="CMBX10" w:eastAsia="CMBX10" w:hAnsi="CMBX10"/>
                      <w:sz w:val="20"/>
                      <w:szCs w:val="20"/>
                    </w:rPr>
                  </w:pPr>
                  <w:r w:rsidDel="00000000" w:rsidR="00000000" w:rsidRPr="00000000">
                    <w:rPr>
                      <w:rtl w:val="0"/>
                    </w:rPr>
                  </w:r>
                </w:p>
                <w:p w:rsidR="00000000" w:rsidDel="00000000" w:rsidP="00000000" w:rsidRDefault="00000000" w:rsidRPr="00000000" w14:paraId="000001A0">
                  <w:pPr>
                    <w:rPr>
                      <w:rFonts w:ascii="CMBX10" w:cs="CMBX10" w:eastAsia="CMBX10" w:hAnsi="CMBX10"/>
                      <w:b w:val="1"/>
                      <w:sz w:val="20"/>
                      <w:szCs w:val="20"/>
                    </w:rPr>
                  </w:pPr>
                  <w:r w:rsidDel="00000000" w:rsidR="00000000" w:rsidRPr="00000000">
                    <w:rPr>
                      <w:rFonts w:ascii="CMBX10" w:cs="CMBX10" w:eastAsia="CMBX10" w:hAnsi="CMBX10"/>
                      <w:b w:val="1"/>
                      <w:sz w:val="20"/>
                      <w:szCs w:val="20"/>
                      <w:rtl w:val="0"/>
                    </w:rPr>
                    <w:t xml:space="preserve">Recipe 5</w:t>
                  </w:r>
                </w:p>
                <w:p w:rsidR="00000000" w:rsidDel="00000000" w:rsidP="00000000" w:rsidRDefault="00000000" w:rsidRPr="00000000" w14:paraId="000001A1">
                  <w:pPr>
                    <w:rPr>
                      <w:rFonts w:ascii="Arial" w:cs="Arial" w:eastAsia="Arial" w:hAnsi="Arial"/>
                      <w:b w:val="1"/>
                      <w:sz w:val="20"/>
                      <w:szCs w:val="20"/>
                    </w:rPr>
                  </w:pPr>
                  <w:r w:rsidDel="00000000" w:rsidR="00000000" w:rsidRPr="00000000">
                    <w:rPr>
                      <w:rFonts w:ascii="CMBX10" w:cs="CMBX10" w:eastAsia="CMBX10" w:hAnsi="CMBX10"/>
                      <w:b w:val="1"/>
                      <w:sz w:val="20"/>
                      <w:szCs w:val="20"/>
                      <w:rtl w:val="0"/>
                    </w:rPr>
                    <w:t xml:space="preserve">Exercises 1, 2, 3, and 4</w:t>
                  </w:r>
                  <w:r w:rsidDel="00000000" w:rsidR="00000000" w:rsidRPr="00000000">
                    <w:rPr>
                      <w:rtl w:val="0"/>
                    </w:rPr>
                  </w:r>
                </w:p>
                <w:p w:rsidR="00000000" w:rsidDel="00000000" w:rsidP="00000000" w:rsidRDefault="00000000" w:rsidRPr="00000000" w14:paraId="000001A2">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A3">
                  <w:pPr>
                    <w:rPr>
                      <w:b w:val="1"/>
                      <w:i w:val="1"/>
                      <w:sz w:val="20"/>
                      <w:szCs w:val="20"/>
                    </w:rPr>
                  </w:pPr>
                  <w:r w:rsidDel="00000000" w:rsidR="00000000" w:rsidRPr="00000000">
                    <w:rPr>
                      <w:b w:val="1"/>
                      <w:i w:val="1"/>
                      <w:sz w:val="20"/>
                      <w:szCs w:val="20"/>
                      <w:rtl w:val="0"/>
                    </w:rPr>
                    <w:t xml:space="preserve">Week 12</w:t>
                  </w:r>
                </w:p>
                <w:p w:rsidR="00000000" w:rsidDel="00000000" w:rsidP="00000000" w:rsidRDefault="00000000" w:rsidRPr="00000000" w14:paraId="000001A4">
                  <w:pPr>
                    <w:rPr>
                      <w:b w:val="1"/>
                      <w:i w:val="1"/>
                      <w:sz w:val="20"/>
                      <w:szCs w:val="20"/>
                    </w:rPr>
                  </w:pPr>
                  <w:r w:rsidDel="00000000" w:rsidR="00000000" w:rsidRPr="00000000">
                    <w:rPr>
                      <w:b w:val="1"/>
                      <w:i w:val="1"/>
                      <w:sz w:val="20"/>
                      <w:szCs w:val="20"/>
                      <w:rtl w:val="0"/>
                    </w:rPr>
                    <w:t xml:space="preserve">21/05/25</w:t>
                  </w:r>
                </w:p>
                <w:p w:rsidR="00000000" w:rsidDel="00000000" w:rsidP="00000000" w:rsidRDefault="00000000" w:rsidRPr="00000000" w14:paraId="000001A5">
                  <w:pPr>
                    <w:rPr>
                      <w:b w:val="1"/>
                      <w:i w:val="1"/>
                      <w:sz w:val="20"/>
                      <w:szCs w:val="20"/>
                    </w:rPr>
                  </w:pPr>
                  <w:r w:rsidDel="00000000" w:rsidR="00000000" w:rsidRPr="00000000">
                    <w:rPr>
                      <w:rtl w:val="0"/>
                    </w:rPr>
                  </w:r>
                </w:p>
              </w:tc>
              <w:tc>
                <w:tcPr/>
                <w:p w:rsidR="00000000" w:rsidDel="00000000" w:rsidP="00000000" w:rsidRDefault="00000000" w:rsidRPr="00000000" w14:paraId="000001A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7">
                  <w:pPr>
                    <w:tabs>
                      <w:tab w:val="left" w:leader="none" w:pos="-720"/>
                    </w:tabs>
                    <w:rPr>
                      <w:rFonts w:ascii="Arial" w:cs="Arial" w:eastAsia="Arial" w:hAnsi="Arial"/>
                      <w:sz w:val="20"/>
                      <w:szCs w:val="20"/>
                    </w:rPr>
                  </w:pPr>
                  <w:r w:rsidDel="00000000" w:rsidR="00000000" w:rsidRPr="00000000">
                    <w:rPr>
                      <w:rFonts w:ascii="Arial" w:cs="Arial" w:eastAsia="Arial" w:hAnsi="Arial"/>
                      <w:sz w:val="20"/>
                      <w:szCs w:val="20"/>
                      <w:rtl w:val="0"/>
                    </w:rPr>
                    <w:t xml:space="preserve">Baglione, Chapter 7</w:t>
                  </w:r>
                </w:p>
                <w:p w:rsidR="00000000" w:rsidDel="00000000" w:rsidP="00000000" w:rsidRDefault="00000000" w:rsidRPr="00000000" w14:paraId="000001A8">
                  <w:pPr>
                    <w:tabs>
                      <w:tab w:val="left" w:leader="none" w:pos="-720"/>
                    </w:tabs>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9">
                  <w:pP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AA">
                  <w:pPr>
                    <w:rPr>
                      <w:rFonts w:ascii="CMBX10" w:cs="CMBX10" w:eastAsia="CMBX10" w:hAnsi="CMBX10"/>
                      <w:sz w:val="20"/>
                      <w:szCs w:val="20"/>
                    </w:rPr>
                  </w:pPr>
                  <w:r w:rsidDel="00000000" w:rsidR="00000000" w:rsidRPr="00000000">
                    <w:rPr>
                      <w:rFonts w:ascii="CMBX10" w:cs="CMBX10" w:eastAsia="CMBX10" w:hAnsi="CMBX10"/>
                      <w:sz w:val="20"/>
                      <w:szCs w:val="20"/>
                      <w:rtl w:val="0"/>
                    </w:rPr>
                    <w:t xml:space="preserve">Research Design</w:t>
                  </w:r>
                </w:p>
                <w:p w:rsidR="00000000" w:rsidDel="00000000" w:rsidP="00000000" w:rsidRDefault="00000000" w:rsidRPr="00000000" w14:paraId="000001AB">
                  <w:pPr>
                    <w:rPr>
                      <w:rFonts w:ascii="CMBX10" w:cs="CMBX10" w:eastAsia="CMBX10" w:hAnsi="CMBX10"/>
                      <w:sz w:val="20"/>
                      <w:szCs w:val="20"/>
                    </w:rPr>
                  </w:pPr>
                  <w:r w:rsidDel="00000000" w:rsidR="00000000" w:rsidRPr="00000000">
                    <w:rPr>
                      <w:rtl w:val="0"/>
                    </w:rPr>
                  </w:r>
                </w:p>
                <w:p w:rsidR="00000000" w:rsidDel="00000000" w:rsidP="00000000" w:rsidRDefault="00000000" w:rsidRPr="00000000" w14:paraId="000001AC">
                  <w:pPr>
                    <w:rPr>
                      <w:rFonts w:ascii="CMBX10" w:cs="CMBX10" w:eastAsia="CMBX10" w:hAnsi="CMBX10"/>
                      <w:b w:val="1"/>
                      <w:sz w:val="20"/>
                      <w:szCs w:val="20"/>
                    </w:rPr>
                  </w:pPr>
                  <w:r w:rsidDel="00000000" w:rsidR="00000000" w:rsidRPr="00000000">
                    <w:rPr>
                      <w:rFonts w:ascii="CMBX10" w:cs="CMBX10" w:eastAsia="CMBX10" w:hAnsi="CMBX10"/>
                      <w:b w:val="1"/>
                      <w:sz w:val="20"/>
                      <w:szCs w:val="20"/>
                      <w:rtl w:val="0"/>
                    </w:rPr>
                    <w:t xml:space="preserve">Recipe 6</w:t>
                  </w:r>
                </w:p>
                <w:p w:rsidR="00000000" w:rsidDel="00000000" w:rsidP="00000000" w:rsidRDefault="00000000" w:rsidRPr="00000000" w14:paraId="000001AD">
                  <w:pPr>
                    <w:rPr>
                      <w:rFonts w:ascii="Arial" w:cs="Arial" w:eastAsia="Arial" w:hAnsi="Arial"/>
                      <w:b w:val="1"/>
                      <w:sz w:val="20"/>
                      <w:szCs w:val="20"/>
                    </w:rPr>
                  </w:pPr>
                  <w:r w:rsidDel="00000000" w:rsidR="00000000" w:rsidRPr="00000000">
                    <w:rPr>
                      <w:rFonts w:ascii="CMBX10" w:cs="CMBX10" w:eastAsia="CMBX10" w:hAnsi="CMBX10"/>
                      <w:b w:val="1"/>
                      <w:sz w:val="20"/>
                      <w:szCs w:val="20"/>
                      <w:rtl w:val="0"/>
                    </w:rPr>
                    <w:t xml:space="preserve">Exercises 1, 2, 3, and 4</w:t>
                  </w:r>
                  <w:r w:rsidDel="00000000" w:rsidR="00000000" w:rsidRPr="00000000">
                    <w:rPr>
                      <w:rtl w:val="0"/>
                    </w:rPr>
                  </w:r>
                </w:p>
              </w:tc>
            </w:tr>
            <w:tr>
              <w:trPr>
                <w:cantSplit w:val="0"/>
                <w:tblHeader w:val="0"/>
              </w:trPr>
              <w:tc>
                <w:tcPr/>
                <w:p w:rsidR="00000000" w:rsidDel="00000000" w:rsidP="00000000" w:rsidRDefault="00000000" w:rsidRPr="00000000" w14:paraId="000001AE">
                  <w:pPr>
                    <w:rPr>
                      <w:b w:val="1"/>
                      <w:i w:val="1"/>
                      <w:sz w:val="20"/>
                      <w:szCs w:val="20"/>
                    </w:rPr>
                  </w:pPr>
                  <w:r w:rsidDel="00000000" w:rsidR="00000000" w:rsidRPr="00000000">
                    <w:rPr>
                      <w:b w:val="1"/>
                      <w:i w:val="1"/>
                      <w:sz w:val="20"/>
                      <w:szCs w:val="20"/>
                      <w:rtl w:val="0"/>
                    </w:rPr>
                    <w:t xml:space="preserve">Week 13</w:t>
                  </w:r>
                </w:p>
                <w:p w:rsidR="00000000" w:rsidDel="00000000" w:rsidP="00000000" w:rsidRDefault="00000000" w:rsidRPr="00000000" w14:paraId="000001AF">
                  <w:pPr>
                    <w:rPr>
                      <w:b w:val="1"/>
                      <w:i w:val="1"/>
                      <w:sz w:val="20"/>
                      <w:szCs w:val="20"/>
                    </w:rPr>
                  </w:pPr>
                  <w:r w:rsidDel="00000000" w:rsidR="00000000" w:rsidRPr="00000000">
                    <w:rPr>
                      <w:b w:val="1"/>
                      <w:i w:val="1"/>
                      <w:sz w:val="20"/>
                      <w:szCs w:val="20"/>
                      <w:rtl w:val="0"/>
                    </w:rPr>
                    <w:t xml:space="preserve">26-28/05/25</w:t>
                  </w:r>
                </w:p>
              </w:tc>
              <w:tc>
                <w:tcPr/>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sz w:val="20"/>
                      <w:szCs w:val="20"/>
                      <w:rtl w:val="0"/>
                    </w:rPr>
                    <w:t xml:space="preserve">Baglione, Chapter 8</w:t>
                  </w:r>
                </w:p>
                <w:p w:rsidR="00000000" w:rsidDel="00000000" w:rsidP="00000000" w:rsidRDefault="00000000" w:rsidRPr="00000000" w14:paraId="000001B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6">
                  <w:pPr>
                    <w:tabs>
                      <w:tab w:val="left" w:leader="none" w:pos="-720"/>
                      <w:tab w:val="left" w:leader="none" w:pos="0"/>
                    </w:tabs>
                    <w:rPr>
                      <w:rFonts w:ascii="Arial" w:cs="Arial" w:eastAsia="Arial" w:hAnsi="Arial"/>
                      <w:sz w:val="20"/>
                      <w:szCs w:val="20"/>
                    </w:rPr>
                  </w:pPr>
                  <w:r w:rsidDel="00000000" w:rsidR="00000000" w:rsidRPr="00000000">
                    <w:rPr>
                      <w:rFonts w:ascii="Arial" w:cs="Arial" w:eastAsia="Arial" w:hAnsi="Arial"/>
                      <w:sz w:val="20"/>
                      <w:szCs w:val="20"/>
                      <w:rtl w:val="0"/>
                    </w:rPr>
                    <w:t xml:space="preserve">Baglione, Chapter 9</w:t>
                  </w:r>
                </w:p>
                <w:p w:rsidR="00000000" w:rsidDel="00000000" w:rsidP="00000000" w:rsidRDefault="00000000" w:rsidRPr="00000000" w14:paraId="000001B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B8">
                  <w:pP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B9">
                  <w:pPr>
                    <w:rPr>
                      <w:rFonts w:ascii="CMBX10" w:cs="CMBX10" w:eastAsia="CMBX10" w:hAnsi="CMBX10"/>
                      <w:sz w:val="20"/>
                      <w:szCs w:val="20"/>
                    </w:rPr>
                  </w:pPr>
                  <w:r w:rsidDel="00000000" w:rsidR="00000000" w:rsidRPr="00000000">
                    <w:rPr>
                      <w:rFonts w:ascii="CMBX10" w:cs="CMBX10" w:eastAsia="CMBX10" w:hAnsi="CMBX10"/>
                      <w:sz w:val="20"/>
                      <w:szCs w:val="20"/>
                      <w:rtl w:val="0"/>
                    </w:rPr>
                    <w:t xml:space="preserve">Evaluation and Analysis</w:t>
                  </w:r>
                </w:p>
                <w:p w:rsidR="00000000" w:rsidDel="00000000" w:rsidP="00000000" w:rsidRDefault="00000000" w:rsidRPr="00000000" w14:paraId="000001BA">
                  <w:pPr>
                    <w:rPr>
                      <w:rFonts w:ascii="CMBX10" w:cs="CMBX10" w:eastAsia="CMBX10" w:hAnsi="CMBX10"/>
                      <w:sz w:val="20"/>
                      <w:szCs w:val="20"/>
                    </w:rPr>
                  </w:pPr>
                  <w:r w:rsidDel="00000000" w:rsidR="00000000" w:rsidRPr="00000000">
                    <w:rPr>
                      <w:rtl w:val="0"/>
                    </w:rPr>
                  </w:r>
                </w:p>
                <w:p w:rsidR="00000000" w:rsidDel="00000000" w:rsidP="00000000" w:rsidRDefault="00000000" w:rsidRPr="00000000" w14:paraId="000001BB">
                  <w:pPr>
                    <w:rPr>
                      <w:rFonts w:ascii="CMBX10" w:cs="CMBX10" w:eastAsia="CMBX10" w:hAnsi="CMBX10"/>
                      <w:b w:val="1"/>
                      <w:sz w:val="20"/>
                      <w:szCs w:val="20"/>
                    </w:rPr>
                  </w:pPr>
                  <w:r w:rsidDel="00000000" w:rsidR="00000000" w:rsidRPr="00000000">
                    <w:rPr>
                      <w:rFonts w:ascii="CMBX10" w:cs="CMBX10" w:eastAsia="CMBX10" w:hAnsi="CMBX10"/>
                      <w:b w:val="1"/>
                      <w:sz w:val="20"/>
                      <w:szCs w:val="20"/>
                      <w:rtl w:val="0"/>
                    </w:rPr>
                    <w:t xml:space="preserve">Recipe 7</w:t>
                  </w:r>
                </w:p>
                <w:p w:rsidR="00000000" w:rsidDel="00000000" w:rsidP="00000000" w:rsidRDefault="00000000" w:rsidRPr="00000000" w14:paraId="000001BC">
                  <w:pPr>
                    <w:rPr>
                      <w:rFonts w:ascii="CMBX10" w:cs="CMBX10" w:eastAsia="CMBX10" w:hAnsi="CMBX10"/>
                      <w:b w:val="1"/>
                      <w:sz w:val="20"/>
                      <w:szCs w:val="20"/>
                    </w:rPr>
                  </w:pPr>
                  <w:r w:rsidDel="00000000" w:rsidR="00000000" w:rsidRPr="00000000">
                    <w:rPr>
                      <w:rFonts w:ascii="CMBX10" w:cs="CMBX10" w:eastAsia="CMBX10" w:hAnsi="CMBX10"/>
                      <w:b w:val="1"/>
                      <w:sz w:val="20"/>
                      <w:szCs w:val="20"/>
                      <w:rtl w:val="0"/>
                    </w:rPr>
                    <w:t xml:space="preserve">Exercises 1, 2, and 3</w:t>
                  </w:r>
                </w:p>
                <w:p w:rsidR="00000000" w:rsidDel="00000000" w:rsidP="00000000" w:rsidRDefault="00000000" w:rsidRPr="00000000" w14:paraId="000001BD">
                  <w:pPr>
                    <w:rPr>
                      <w:rFonts w:ascii="CMBX10" w:cs="CMBX10" w:eastAsia="CMBX10" w:hAnsi="CMBX10"/>
                      <w:b w:val="1"/>
                      <w:sz w:val="20"/>
                      <w:szCs w:val="20"/>
                    </w:rPr>
                  </w:pPr>
                  <w:r w:rsidDel="00000000" w:rsidR="00000000" w:rsidRPr="00000000">
                    <w:rPr>
                      <w:rtl w:val="0"/>
                    </w:rPr>
                  </w:r>
                </w:p>
                <w:p w:rsidR="00000000" w:rsidDel="00000000" w:rsidP="00000000" w:rsidRDefault="00000000" w:rsidRPr="00000000" w14:paraId="000001BE">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1BF">
                  <w:pPr>
                    <w:rPr>
                      <w:rFonts w:ascii="Arial" w:cs="Arial" w:eastAsia="Arial" w:hAnsi="Arial"/>
                      <w:sz w:val="20"/>
                      <w:szCs w:val="20"/>
                    </w:rPr>
                  </w:pPr>
                  <w:r w:rsidDel="00000000" w:rsidR="00000000" w:rsidRPr="00000000">
                    <w:rPr>
                      <w:rFonts w:ascii="Arial" w:cs="Arial" w:eastAsia="Arial" w:hAnsi="Arial"/>
                      <w:sz w:val="20"/>
                      <w:szCs w:val="20"/>
                      <w:rtl w:val="0"/>
                    </w:rPr>
                    <w:t xml:space="preserve">Conclusion, Introduction, and Title</w:t>
                  </w:r>
                </w:p>
                <w:p w:rsidR="00000000" w:rsidDel="00000000" w:rsidP="00000000" w:rsidRDefault="00000000" w:rsidRPr="00000000" w14:paraId="000001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Recipe 8</w:t>
                  </w:r>
                </w:p>
                <w:p w:rsidR="00000000" w:rsidDel="00000000" w:rsidP="00000000" w:rsidRDefault="00000000" w:rsidRPr="00000000" w14:paraId="000001C2">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Exercises 1 and 2</w:t>
                  </w:r>
                  <w:r w:rsidDel="00000000" w:rsidR="00000000" w:rsidRPr="00000000">
                    <w:rPr>
                      <w:rtl w:val="0"/>
                    </w:rPr>
                  </w:r>
                </w:p>
                <w:p w:rsidR="00000000" w:rsidDel="00000000" w:rsidP="00000000" w:rsidRDefault="00000000" w:rsidRPr="00000000" w14:paraId="000001C3">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4">
                  <w:pPr>
                    <w:rPr>
                      <w:b w:val="1"/>
                      <w:i w:val="1"/>
                      <w:sz w:val="20"/>
                      <w:szCs w:val="20"/>
                    </w:rPr>
                  </w:pPr>
                  <w:r w:rsidDel="00000000" w:rsidR="00000000" w:rsidRPr="00000000">
                    <w:rPr>
                      <w:b w:val="1"/>
                      <w:i w:val="1"/>
                      <w:sz w:val="20"/>
                      <w:szCs w:val="20"/>
                      <w:rtl w:val="0"/>
                    </w:rPr>
                    <w:t xml:space="preserve">Week 14</w:t>
                  </w:r>
                </w:p>
                <w:p w:rsidR="00000000" w:rsidDel="00000000" w:rsidP="00000000" w:rsidRDefault="00000000" w:rsidRPr="00000000" w14:paraId="000001C5">
                  <w:pPr>
                    <w:rPr>
                      <w:b w:val="1"/>
                      <w:i w:val="1"/>
                      <w:sz w:val="20"/>
                      <w:szCs w:val="20"/>
                    </w:rPr>
                  </w:pPr>
                  <w:r w:rsidDel="00000000" w:rsidR="00000000" w:rsidRPr="00000000">
                    <w:rPr>
                      <w:b w:val="1"/>
                      <w:i w:val="1"/>
                      <w:sz w:val="20"/>
                      <w:szCs w:val="20"/>
                      <w:rtl w:val="0"/>
                    </w:rPr>
                    <w:t xml:space="preserve">02-04/06/25</w:t>
                  </w:r>
                </w:p>
                <w:p w:rsidR="00000000" w:rsidDel="00000000" w:rsidP="00000000" w:rsidRDefault="00000000" w:rsidRPr="00000000" w14:paraId="000001C6">
                  <w:pPr>
                    <w:rPr>
                      <w:i w:val="1"/>
                      <w:sz w:val="20"/>
                      <w:szCs w:val="20"/>
                    </w:rPr>
                  </w:pPr>
                  <w:r w:rsidDel="00000000" w:rsidR="00000000" w:rsidRPr="00000000">
                    <w:rPr>
                      <w:rtl w:val="0"/>
                    </w:rPr>
                  </w:r>
                </w:p>
              </w:tc>
              <w:tc>
                <w:tcPr/>
                <w:p w:rsidR="00000000" w:rsidDel="00000000" w:rsidP="00000000" w:rsidRDefault="00000000" w:rsidRPr="00000000" w14:paraId="000001C7">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1C8">
                  <w:pPr>
                    <w:rPr>
                      <w:rFonts w:ascii="Arial" w:cs="Arial" w:eastAsia="Arial" w:hAnsi="Arial"/>
                      <w:b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9">
                  <w:pPr>
                    <w:rPr>
                      <w:b w:val="1"/>
                      <w:i w:val="1"/>
                      <w:sz w:val="20"/>
                      <w:szCs w:val="20"/>
                    </w:rPr>
                  </w:pPr>
                  <w:r w:rsidDel="00000000" w:rsidR="00000000" w:rsidRPr="00000000">
                    <w:rPr>
                      <w:b w:val="1"/>
                      <w:i w:val="1"/>
                      <w:sz w:val="20"/>
                      <w:szCs w:val="20"/>
                      <w:rtl w:val="0"/>
                    </w:rPr>
                    <w:t xml:space="preserve">Finals</w:t>
                  </w:r>
                </w:p>
                <w:p w:rsidR="00000000" w:rsidDel="00000000" w:rsidP="00000000" w:rsidRDefault="00000000" w:rsidRPr="00000000" w14:paraId="000001CA">
                  <w:pPr>
                    <w:rPr>
                      <w:b w:val="1"/>
                      <w:i w:val="1"/>
                      <w:sz w:val="20"/>
                      <w:szCs w:val="20"/>
                    </w:rPr>
                  </w:pPr>
                  <w:r w:rsidDel="00000000" w:rsidR="00000000" w:rsidRPr="00000000">
                    <w:rPr>
                      <w:b w:val="1"/>
                      <w:i w:val="1"/>
                      <w:sz w:val="20"/>
                      <w:szCs w:val="20"/>
                      <w:rtl w:val="0"/>
                    </w:rPr>
                    <w:t xml:space="preserve">11-25/06/25</w:t>
                  </w:r>
                </w:p>
              </w:tc>
              <w:tc>
                <w:tcPr/>
                <w:p w:rsidR="00000000" w:rsidDel="00000000" w:rsidP="00000000" w:rsidRDefault="00000000" w:rsidRPr="00000000" w14:paraId="000001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Final examination period</w:t>
                  </w:r>
                </w:p>
              </w:tc>
              <w:tc>
                <w:tcPr>
                  <w:shd w:fill="auto" w:val="clear"/>
                </w:tcPr>
                <w:p w:rsidR="00000000" w:rsidDel="00000000" w:rsidP="00000000" w:rsidRDefault="00000000" w:rsidRPr="00000000" w14:paraId="000001C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Final examination (date to be determined)</w:t>
                  </w:r>
                </w:p>
              </w:tc>
            </w:tr>
          </w:tbl>
          <w:p w:rsidR="00000000" w:rsidDel="00000000" w:rsidP="00000000" w:rsidRDefault="00000000" w:rsidRPr="00000000" w14:paraId="000001CD">
            <w:pPr>
              <w:rPr>
                <w:rFonts w:ascii="Arial" w:cs="Arial" w:eastAsia="Arial" w:hAnsi="Arial"/>
                <w:sz w:val="20"/>
                <w:szCs w:val="20"/>
              </w:rPr>
            </w:pPr>
            <w:r w:rsidDel="00000000" w:rsidR="00000000" w:rsidRPr="00000000">
              <w:rPr>
                <w:rtl w:val="0"/>
              </w:rPr>
            </w:r>
          </w:p>
        </w:tc>
      </w:tr>
      <w:tr>
        <w:trPr>
          <w:cantSplit w:val="0"/>
          <w:tblHeader w:val="0"/>
        </w:trPr>
        <w:tc>
          <w:tcPr>
            <w:gridSpan w:val="7"/>
            <w:vAlign w:val="center"/>
          </w:tcPr>
          <w:p w:rsidR="00000000" w:rsidDel="00000000" w:rsidP="00000000" w:rsidRDefault="00000000" w:rsidRPr="00000000" w14:paraId="000001D4">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D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sectPr>
      <w:pgSz w:h="16838" w:w="11906" w:orient="portrait"/>
      <w:pgMar w:bottom="993" w:top="709" w:left="1134"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 w:name="Old Standard TT">
    <w:embedRegular w:fontKey="{00000000-0000-0000-0000-000000000000}" r:id="rId2" w:subsetted="0"/>
    <w:embedBold w:fontKey="{00000000-0000-0000-0000-000000000000}" r:id="rId3" w:subsetted="0"/>
    <w:embedItalic w:fontKey="{00000000-0000-0000-0000-000000000000}" r:id="rId4" w:subsetted="0"/>
  </w:font>
  <w:font w:name="Noto Sans Symbols">
    <w:embedRegular w:fontKey="{00000000-0000-0000-0000-000000000000}" r:id="rId5" w:subsetted="0"/>
    <w:embedBold w:fontKey="{00000000-0000-0000-0000-000000000000}" r:id="rId6" w:subsetted="0"/>
  </w:font>
  <w:font w:name="Courier"/>
  <w:font w:name="CMBX10"/>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rFonts w:ascii="Courier New" w:cs="Courier New" w:eastAsia="Courier New" w:hAnsi="Courier New"/>
      <w:b w:val="1"/>
      <w:sz w:val="20"/>
      <w:szCs w:val="20"/>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A3A1D"/>
    <w:rPr>
      <w:sz w:val="24"/>
      <w:szCs w:val="24"/>
    </w:rPr>
  </w:style>
  <w:style w:type="paragraph" w:styleId="Heading1">
    <w:name w:val="heading 1"/>
    <w:basedOn w:val="Normal"/>
    <w:next w:val="Normal"/>
    <w:qFormat w:val="1"/>
    <w:rsid w:val="001A3A1D"/>
    <w:pPr>
      <w:keepNext w:val="1"/>
      <w:jc w:val="center"/>
      <w:outlineLvl w:val="0"/>
    </w:pPr>
    <w:rPr>
      <w:rFonts w:ascii="Courier New" w:cs="Courier New" w:hAnsi="Courier New"/>
      <w:b w:val="1"/>
      <w:bCs w:val="1"/>
      <w:sz w:val="20"/>
      <w:szCs w:val="20"/>
      <w:u w:val="single"/>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sid w:val="001A3A1D"/>
    <w:rPr>
      <w:color w:val="0000ff"/>
      <w:u w:val="single"/>
    </w:rPr>
  </w:style>
  <w:style w:type="paragraph" w:styleId="BodyText">
    <w:name w:val="Body Text"/>
    <w:basedOn w:val="Normal"/>
    <w:rsid w:val="001A3A1D"/>
    <w:pPr>
      <w:jc w:val="both"/>
    </w:pPr>
    <w:rPr>
      <w:rFonts w:ascii="Arial" w:hAnsi="Arial"/>
      <w:sz w:val="20"/>
      <w:szCs w:val="20"/>
      <w:lang w:eastAsia="en-US" w:val="en-GB"/>
    </w:rPr>
  </w:style>
  <w:style w:type="character" w:styleId="Strong">
    <w:name w:val="Strong"/>
    <w:basedOn w:val="DefaultParagraphFont"/>
    <w:qFormat w:val="1"/>
    <w:rsid w:val="001A3A1D"/>
    <w:rPr>
      <w:b w:val="1"/>
      <w:bCs w:val="1"/>
    </w:rPr>
  </w:style>
  <w:style w:type="paragraph" w:styleId="BodyTextIndent3">
    <w:name w:val="Body Text Indent 3"/>
    <w:basedOn w:val="Normal"/>
    <w:rsid w:val="000C0463"/>
    <w:pPr>
      <w:spacing w:after="120"/>
      <w:ind w:left="360"/>
    </w:pPr>
    <w:rPr>
      <w:sz w:val="16"/>
      <w:szCs w:val="16"/>
    </w:rPr>
  </w:style>
  <w:style w:type="paragraph" w:styleId="BodyTextIndent">
    <w:name w:val="Body Text Indent"/>
    <w:basedOn w:val="Normal"/>
    <w:link w:val="BodyTextIndentChar"/>
    <w:rsid w:val="000C0463"/>
    <w:pPr>
      <w:spacing w:after="120"/>
      <w:ind w:left="360"/>
    </w:pPr>
  </w:style>
  <w:style w:type="paragraph" w:styleId="BlockText">
    <w:name w:val="Block Text"/>
    <w:basedOn w:val="Normal"/>
    <w:rsid w:val="000C0463"/>
    <w:pPr>
      <w:widowControl w:val="0"/>
      <w:tabs>
        <w:tab w:val="left" w:pos="-720"/>
        <w:tab w:val="left" w:pos="0"/>
      </w:tabs>
      <w:suppressAutoHyphens w:val="1"/>
      <w:ind w:left="2160" w:right="720" w:hanging="720"/>
    </w:pPr>
    <w:rPr>
      <w:rFonts w:ascii="Univers" w:hAnsi="Univers"/>
      <w:snapToGrid w:val="0"/>
      <w:szCs w:val="20"/>
      <w:lang w:eastAsia="en-US" w:val="en-US"/>
    </w:rPr>
  </w:style>
  <w:style w:type="paragraph" w:styleId="BodyTextIndent2">
    <w:name w:val="Body Text Indent 2"/>
    <w:basedOn w:val="Normal"/>
    <w:rsid w:val="000C0463"/>
    <w:pPr>
      <w:spacing w:after="120" w:line="480" w:lineRule="auto"/>
      <w:ind w:left="360"/>
    </w:pPr>
  </w:style>
  <w:style w:type="paragraph" w:styleId="TOC3">
    <w:name w:val="toc 3"/>
    <w:basedOn w:val="Normal"/>
    <w:next w:val="Normal"/>
    <w:autoRedefine w:val="1"/>
    <w:semiHidden w:val="1"/>
    <w:rsid w:val="00E57D8F"/>
    <w:pPr>
      <w:widowControl w:val="0"/>
      <w:tabs>
        <w:tab w:val="left" w:pos="-720"/>
        <w:tab w:val="left" w:pos="0"/>
      </w:tabs>
      <w:suppressAutoHyphens w:val="1"/>
      <w:ind w:left="2160" w:right="720" w:hanging="2080"/>
    </w:pPr>
    <w:rPr>
      <w:rFonts w:ascii="Courier" w:hAnsi="Courier"/>
      <w:snapToGrid w:val="0"/>
      <w:szCs w:val="20"/>
      <w:lang w:eastAsia="en-US" w:val="en-US"/>
    </w:rPr>
  </w:style>
  <w:style w:type="paragraph" w:styleId="EndnoteText">
    <w:name w:val="endnote text"/>
    <w:basedOn w:val="Normal"/>
    <w:semiHidden w:val="1"/>
    <w:rsid w:val="00892629"/>
    <w:pPr>
      <w:widowControl w:val="0"/>
    </w:pPr>
    <w:rPr>
      <w:rFonts w:ascii="Courier" w:hAnsi="Courier"/>
      <w:snapToGrid w:val="0"/>
      <w:szCs w:val="20"/>
      <w:lang w:eastAsia="en-US" w:val="en-US"/>
    </w:rPr>
  </w:style>
  <w:style w:type="character" w:styleId="CommentReference">
    <w:name w:val="annotation reference"/>
    <w:basedOn w:val="DefaultParagraphFont"/>
    <w:rsid w:val="00C10FB5"/>
    <w:rPr>
      <w:sz w:val="16"/>
      <w:szCs w:val="16"/>
    </w:rPr>
  </w:style>
  <w:style w:type="paragraph" w:styleId="CommentText">
    <w:name w:val="annotation text"/>
    <w:basedOn w:val="Normal"/>
    <w:link w:val="CommentTextChar"/>
    <w:rsid w:val="00C10FB5"/>
    <w:rPr>
      <w:sz w:val="20"/>
      <w:szCs w:val="20"/>
    </w:rPr>
  </w:style>
  <w:style w:type="character" w:styleId="CommentTextChar" w:customStyle="1">
    <w:name w:val="Comment Text Char"/>
    <w:basedOn w:val="DefaultParagraphFont"/>
    <w:link w:val="CommentText"/>
    <w:rsid w:val="00C10FB5"/>
    <w:rPr>
      <w:lang w:eastAsia="tr-TR" w:val="tr-TR"/>
    </w:rPr>
  </w:style>
  <w:style w:type="paragraph" w:styleId="CommentSubject">
    <w:name w:val="annotation subject"/>
    <w:basedOn w:val="CommentText"/>
    <w:next w:val="CommentText"/>
    <w:link w:val="CommentSubjectChar"/>
    <w:rsid w:val="00C10FB5"/>
    <w:rPr>
      <w:b w:val="1"/>
      <w:bCs w:val="1"/>
    </w:rPr>
  </w:style>
  <w:style w:type="character" w:styleId="CommentSubjectChar" w:customStyle="1">
    <w:name w:val="Comment Subject Char"/>
    <w:basedOn w:val="CommentTextChar"/>
    <w:link w:val="CommentSubject"/>
    <w:rsid w:val="00C10FB5"/>
    <w:rPr>
      <w:b w:val="1"/>
      <w:bCs w:val="1"/>
      <w:lang w:eastAsia="tr-TR" w:val="tr-TR"/>
    </w:rPr>
  </w:style>
  <w:style w:type="paragraph" w:styleId="BalloonText">
    <w:name w:val="Balloon Text"/>
    <w:basedOn w:val="Normal"/>
    <w:link w:val="BalloonTextChar"/>
    <w:rsid w:val="00C10FB5"/>
    <w:rPr>
      <w:rFonts w:ascii="Tahoma" w:cs="Tahoma" w:hAnsi="Tahoma"/>
      <w:sz w:val="16"/>
      <w:szCs w:val="16"/>
    </w:rPr>
  </w:style>
  <w:style w:type="character" w:styleId="BalloonTextChar" w:customStyle="1">
    <w:name w:val="Balloon Text Char"/>
    <w:basedOn w:val="DefaultParagraphFont"/>
    <w:link w:val="BalloonText"/>
    <w:rsid w:val="00C10FB5"/>
    <w:rPr>
      <w:rFonts w:ascii="Tahoma" w:cs="Tahoma" w:hAnsi="Tahoma"/>
      <w:sz w:val="16"/>
      <w:szCs w:val="16"/>
      <w:lang w:eastAsia="tr-TR" w:val="tr-TR"/>
    </w:rPr>
  </w:style>
  <w:style w:type="character" w:styleId="BodyTextIndentChar" w:customStyle="1">
    <w:name w:val="Body Text Indent Char"/>
    <w:basedOn w:val="DefaultParagraphFont"/>
    <w:link w:val="BodyTextIndent"/>
    <w:rsid w:val="00F72D8D"/>
    <w:rPr>
      <w:sz w:val="24"/>
      <w:szCs w:val="24"/>
      <w:lang w:eastAsia="tr-TR" w:val="tr-TR"/>
    </w:rPr>
  </w:style>
  <w:style w:type="paragraph" w:styleId="Revision">
    <w:name w:val="Revision"/>
    <w:hidden w:val="1"/>
    <w:uiPriority w:val="99"/>
    <w:semiHidden w:val="1"/>
    <w:rsid w:val="009F2172"/>
    <w:rPr>
      <w:sz w:val="24"/>
      <w:szCs w:val="24"/>
    </w:rPr>
  </w:style>
  <w:style w:type="character" w:styleId="FollowedHyperlink">
    <w:name w:val="FollowedHyperlink"/>
    <w:basedOn w:val="DefaultParagraphFont"/>
    <w:rsid w:val="00E84E6F"/>
    <w:rPr>
      <w:color w:val="800080" w:themeColor="followedHyperlink"/>
      <w:u w:val="single"/>
    </w:rPr>
  </w:style>
  <w:style w:type="paragraph" w:styleId="ListParagraph">
    <w:name w:val="List Paragraph"/>
    <w:basedOn w:val="Normal"/>
    <w:uiPriority w:val="34"/>
    <w:qFormat w:val="1"/>
    <w:rsid w:val="00344377"/>
    <w:pPr>
      <w:ind w:left="720"/>
      <w:contextualSpacing w:val="1"/>
    </w:pPr>
  </w:style>
  <w:style w:type="character" w:styleId="UnresolvedMention">
    <w:name w:val="Unresolved Mention"/>
    <w:basedOn w:val="DefaultParagraphFont"/>
    <w:uiPriority w:val="99"/>
    <w:semiHidden w:val="1"/>
    <w:unhideWhenUsed w:val="1"/>
    <w:rsid w:val="002E1CF8"/>
    <w:rPr>
      <w:color w:val="808080"/>
      <w:shd w:color="auto" w:fill="e6e6e6" w:val="clear"/>
    </w:rPr>
  </w:style>
  <w:style w:type="character" w:styleId="EndnoteReference">
    <w:name w:val="endnote reference"/>
    <w:basedOn w:val="DefaultParagraphFont"/>
    <w:semiHidden w:val="1"/>
    <w:unhideWhenUsed w:val="1"/>
    <w:rsid w:val="00033D19"/>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erol.kaymak@emu.edu.tr"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2" Type="http://schemas.openxmlformats.org/officeDocument/2006/relationships/font" Target="fonts/OldStandardTT-regular.ttf"/><Relationship Id="rId3" Type="http://schemas.openxmlformats.org/officeDocument/2006/relationships/font" Target="fonts/OldStandardTT-bold.ttf"/><Relationship Id="rId4" Type="http://schemas.openxmlformats.org/officeDocument/2006/relationships/font" Target="fonts/OldStandardTT-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vmE3X37Su32I2nOnt6FhtRIvA==">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2025-02-21T11:57:00Z</dcterms:created>
  <dc:creator>Erol Kaymak</dc:creator>
</cp:coreProperties>
</file>